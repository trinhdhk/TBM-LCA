
<file path=[Content_Types].xml><?xml version="1.0" encoding="utf-8"?>
<Types xmlns="http://schemas.openxmlformats.org/package/2006/content-types">
  <Default Extension="jpg" ContentType="application/octet-stream"/>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B8B8DD" w14:textId="77777777" w:rsidR="00327C67" w:rsidRDefault="00725148">
      <w:pPr>
        <w:pStyle w:val="Title"/>
      </w:pPr>
      <w:r>
        <w:t>In search of a novel scoring system for Tuberculous Meningitis Diagnosis: a Bayesian Latent Class Analysis Approach</w:t>
      </w:r>
    </w:p>
    <w:p w14:paraId="1C98F0CC" w14:textId="77777777" w:rsidR="00327C67" w:rsidRDefault="00725148">
      <w:pPr>
        <w:pStyle w:val="Author"/>
      </w:pPr>
      <w:commentRangeStart w:id="0"/>
      <w:r>
        <w:t xml:space="preserve">Trinh Dong </w:t>
      </w:r>
      <w:proofErr w:type="spellStart"/>
      <w:r>
        <w:t>Huu</w:t>
      </w:r>
      <w:proofErr w:type="spellEnd"/>
      <w:r>
        <w:t xml:space="preserve"> Khanh</w:t>
      </w:r>
      <w:r>
        <w:rPr>
          <w:vertAlign w:val="superscript"/>
        </w:rPr>
        <w:t>1,</w:t>
      </w:r>
      <w:proofErr w:type="gramStart"/>
      <w:r>
        <w:rPr>
          <w:vertAlign w:val="superscript"/>
        </w:rPr>
        <w:t>4,✉</w:t>
      </w:r>
      <w:proofErr w:type="gramEnd"/>
      <w:r>
        <w:t>, Joseph Donovan</w:t>
      </w:r>
      <w:r>
        <w:rPr>
          <w:vertAlign w:val="superscript"/>
        </w:rPr>
        <w:t>3</w:t>
      </w:r>
      <w:r>
        <w:t>, Guy Thwaites</w:t>
      </w:r>
      <w:r>
        <w:rPr>
          <w:vertAlign w:val="superscript"/>
        </w:rPr>
        <w:t>1,2</w:t>
      </w:r>
      <w:r>
        <w:t>, and Ronald Geskus</w:t>
      </w:r>
      <w:r>
        <w:rPr>
          <w:vertAlign w:val="superscript"/>
        </w:rPr>
        <w:t>1,2</w:t>
      </w:r>
      <w:commentRangeEnd w:id="0"/>
      <w:r w:rsidR="008E2647">
        <w:rPr>
          <w:rStyle w:val="CommentReference"/>
        </w:rPr>
        <w:commentReference w:id="0"/>
      </w:r>
    </w:p>
    <w:p w14:paraId="325A74FD" w14:textId="77777777" w:rsidR="00327C67" w:rsidRDefault="00725148">
      <w:pPr>
        <w:pStyle w:val="FirstParagraph"/>
      </w:pPr>
      <w:r>
        <w:rPr>
          <w:vertAlign w:val="superscript"/>
        </w:rPr>
        <w:t>1</w:t>
      </w:r>
      <w:r>
        <w:t xml:space="preserve"> Oxford University Clinical Research Unit, Centre for Tropical Medicine, Ho Chi Minh City, Vietnam</w:t>
      </w:r>
      <w:r>
        <w:br/>
      </w:r>
      <w:r>
        <w:rPr>
          <w:vertAlign w:val="superscript"/>
        </w:rPr>
        <w:t>2</w:t>
      </w:r>
      <w:r>
        <w:t xml:space="preserve"> Centre for Tropical Medicine and Global Health, Nuffield Department of Medicine, University of Oxford, United Kingdom</w:t>
      </w:r>
      <w:r>
        <w:br/>
      </w:r>
      <w:r>
        <w:rPr>
          <w:vertAlign w:val="superscript"/>
        </w:rPr>
        <w:t>3</w:t>
      </w:r>
      <w:r>
        <w:t xml:space="preserve"> London School of Hygiene and Tropical Medicine, London, United Kingdom</w:t>
      </w:r>
      <w:r>
        <w:br/>
      </w:r>
      <w:r>
        <w:rPr>
          <w:vertAlign w:val="superscript"/>
        </w:rPr>
        <w:t>4</w:t>
      </w:r>
      <w:r>
        <w:t xml:space="preserve"> King’s College London, London, United Kingdom</w:t>
      </w:r>
    </w:p>
    <w:p w14:paraId="5346CE33" w14:textId="77777777" w:rsidR="00327C67" w:rsidRDefault="00725148">
      <w:pPr>
        <w:pStyle w:val="BodyText"/>
      </w:pPr>
      <w:r>
        <w:rPr>
          <w:vertAlign w:val="superscript"/>
        </w:rPr>
        <w:t>✉</w:t>
      </w:r>
      <w:r>
        <w:t xml:space="preserve"> Correspondence: </w:t>
      </w:r>
      <w:hyperlink r:id="rId11">
        <w:r>
          <w:rPr>
            <w:rStyle w:val="Hyperlink"/>
          </w:rPr>
          <w:t>Trinh Dong Huu Khanh &lt;</w:t>
        </w:r>
        <w:hyperlink r:id="rId12">
          <w:r>
            <w:rPr>
              <w:rStyle w:val="Hyperlink"/>
            </w:rPr>
            <w:t>trinhdhk@oucru.org</w:t>
          </w:r>
        </w:hyperlink>
        <w:r>
          <w:rPr>
            <w:rStyle w:val="Hyperlink"/>
          </w:rPr>
          <w:t>&gt;</w:t>
        </w:r>
      </w:hyperlink>
    </w:p>
    <w:p w14:paraId="5E614E85" w14:textId="77777777" w:rsidR="00327C67" w:rsidRDefault="00725148">
      <w:pPr>
        <w:pStyle w:val="Heading1"/>
      </w:pPr>
      <w:bookmarkStart w:id="1" w:name="introduction"/>
      <w:commentRangeStart w:id="2"/>
      <w:r>
        <w:t>Introduction</w:t>
      </w:r>
      <w:commentRangeEnd w:id="2"/>
      <w:r w:rsidR="00F15B93">
        <w:rPr>
          <w:rStyle w:val="CommentReference"/>
          <w:rFonts w:eastAsiaTheme="minorHAnsi" w:cstheme="minorBidi"/>
          <w:b w:val="0"/>
          <w:bCs w:val="0"/>
          <w:color w:val="auto"/>
        </w:rPr>
        <w:commentReference w:id="2"/>
      </w:r>
    </w:p>
    <w:p w14:paraId="560E35E8" w14:textId="77777777" w:rsidR="00327C67" w:rsidRDefault="00725148">
      <w:pPr>
        <w:pStyle w:val="FirstParagraph"/>
      </w:pPr>
      <w:r>
        <w:rPr>
          <w:b/>
          <w:bCs/>
        </w:rPr>
        <w:t>Tuberculous meningitis (TBM)</w:t>
      </w:r>
      <w:r>
        <w:t xml:space="preserve"> is the most severe form of tuberculosis. Diagnosing TBM is notoriously challenging, with microbiological confirmation requiring identification of </w:t>
      </w:r>
      <w:r>
        <w:rPr>
          <w:i/>
          <w:iCs/>
        </w:rPr>
        <w:t>Mycobacterium tuberculosis</w:t>
      </w:r>
      <w:r>
        <w:t xml:space="preserve"> in paucibacillary cerebrospinal fluid (CSF). In addition to widely used confirmatory methods of CSF testing for </w:t>
      </w:r>
      <w:r>
        <w:rPr>
          <w:i/>
          <w:iCs/>
        </w:rPr>
        <w:t>M. tuberculosis</w:t>
      </w:r>
      <w:r>
        <w:t xml:space="preserve"> such as </w:t>
      </w:r>
      <w:proofErr w:type="spellStart"/>
      <w:r>
        <w:t>Ziehl-Neelsen</w:t>
      </w:r>
      <w:proofErr w:type="spellEnd"/>
      <w:r>
        <w:t xml:space="preserve"> (ZN) staining, GeneXpert MTB/RIF (</w:t>
      </w:r>
      <w:proofErr w:type="spellStart"/>
      <w:r>
        <w:t>Xpert</w:t>
      </w:r>
      <w:proofErr w:type="spellEnd"/>
      <w:r>
        <w:t xml:space="preserve">), and Mycobacterial culture, additional </w:t>
      </w:r>
      <w:commentRangeStart w:id="3"/>
      <w:r>
        <w:t xml:space="preserve">parameters </w:t>
      </w:r>
      <w:commentRangeEnd w:id="3"/>
      <w:r>
        <w:rPr>
          <w:rStyle w:val="CommentReference"/>
        </w:rPr>
        <w:commentReference w:id="3"/>
      </w:r>
      <w:r>
        <w:t xml:space="preserve">may increase the likelihood of a diagnosis of TBM. Such parameters are </w:t>
      </w:r>
      <w:commentRangeStart w:id="4"/>
      <w:r>
        <w:t xml:space="preserve">illustrated </w:t>
      </w:r>
      <w:commentRangeEnd w:id="4"/>
      <w:r>
        <w:rPr>
          <w:rStyle w:val="CommentReference"/>
        </w:rPr>
        <w:commentReference w:id="4"/>
      </w:r>
      <w:r>
        <w:t xml:space="preserve">in the uniform case definition for TBM (Marais et al. 2010) where, in the absence of positive microbiological tests, an increased certainty of TBM is assigned in the presence of particular clinical, CSF, and imaging findings, or </w:t>
      </w:r>
      <w:del w:id="5" w:author="Ronald Geskus [2]" w:date="2021-11-02T10:35:00Z">
        <w:r w:rsidDel="0088392B">
          <w:delText>with</w:delText>
        </w:r>
      </w:del>
      <w:r>
        <w:t xml:space="preserve"> evidence of non-neurological </w:t>
      </w:r>
      <w:r>
        <w:rPr>
          <w:i/>
          <w:iCs/>
        </w:rPr>
        <w:t>M. tuberculosis</w:t>
      </w:r>
      <w:r>
        <w:t>.</w:t>
      </w:r>
    </w:p>
    <w:p w14:paraId="7A36ED34" w14:textId="77777777" w:rsidR="00327C67" w:rsidRDefault="00725148">
      <w:pPr>
        <w:pStyle w:val="BodyText"/>
      </w:pPr>
      <w:r>
        <w:t xml:space="preserve">The uniform case definition, albeit widely adopted in clinical practice, does have its own disadvantages, which mostly born from its expertise base. The </w:t>
      </w:r>
      <w:proofErr w:type="spellStart"/>
      <w:r>
        <w:t>categorised</w:t>
      </w:r>
      <w:proofErr w:type="spellEnd"/>
      <w:r>
        <w:t xml:space="preserve"> representation of TBM risk into </w:t>
      </w:r>
      <w:r>
        <w:rPr>
          <w:i/>
          <w:iCs/>
        </w:rPr>
        <w:t>Definitely not</w:t>
      </w:r>
      <w:r>
        <w:t xml:space="preserve">, </w:t>
      </w:r>
      <w:r>
        <w:rPr>
          <w:i/>
          <w:iCs/>
        </w:rPr>
        <w:t>Possible, Probable,</w:t>
      </w:r>
      <w:r>
        <w:t xml:space="preserve"> and </w:t>
      </w:r>
      <w:r>
        <w:rPr>
          <w:i/>
          <w:iCs/>
        </w:rPr>
        <w:t>Definite</w:t>
      </w:r>
      <w:r>
        <w:t xml:space="preserve"> rather than actual probability can be hard to interpret, especially when used in estimating diagnostic tests’ sensitivities and specificities and treatment’s response. </w:t>
      </w:r>
      <w:commentRangeStart w:id="6"/>
      <w:r>
        <w:t xml:space="preserve">Secondly, scores of risk factors are consensually chosen not statistically built could lead to biased estimation of the risks. </w:t>
      </w:r>
      <w:commentRangeEnd w:id="6"/>
      <w:r>
        <w:rPr>
          <w:rStyle w:val="CommentReference"/>
        </w:rPr>
        <w:commentReference w:id="6"/>
      </w:r>
      <w:r>
        <w:t xml:space="preserve">Apart from the extreme groups (Definite and Definitely not) which are micro-biologically confirmed, clinical diagnoses outputted from this scoring system is highly uncertain, leave a lot of rooms to the clinicians’ decision. </w:t>
      </w:r>
      <w:commentRangeStart w:id="7"/>
      <w:r>
        <w:t>Lastly, the fact that it depends on “slow” laboratory assays (culturing) likely delays the diagnosis of patients, which occasionally might not be fruitful.</w:t>
      </w:r>
      <w:commentRangeEnd w:id="7"/>
      <w:r w:rsidR="002E23D7">
        <w:rPr>
          <w:rStyle w:val="CommentReference"/>
        </w:rPr>
        <w:commentReference w:id="7"/>
      </w:r>
    </w:p>
    <w:p w14:paraId="2836E19F" w14:textId="7FB130D0" w:rsidR="00327C67" w:rsidRDefault="00725148">
      <w:pPr>
        <w:pStyle w:val="BodyText"/>
      </w:pPr>
      <w:r>
        <w:rPr>
          <w:b/>
          <w:bCs/>
        </w:rPr>
        <w:t>Latent Class Analysis (LCA)</w:t>
      </w:r>
      <w:r>
        <w:t xml:space="preserve"> is a statistical modelling technique which has been adopted in the settings where a gold standard does not exist. </w:t>
      </w:r>
      <w:commentRangeStart w:id="8"/>
      <w:r>
        <w:t xml:space="preserve">This model clusters individuals into latent classes by incorporating information from several </w:t>
      </w:r>
      <w:r>
        <w:rPr>
          <w:i/>
          <w:iCs/>
        </w:rPr>
        <w:t>manifest variables</w:t>
      </w:r>
      <w:r>
        <w:t xml:space="preserve">, each of which is </w:t>
      </w:r>
      <w:proofErr w:type="spellStart"/>
      <w:r>
        <w:t>hypothesised</w:t>
      </w:r>
      <w:proofErr w:type="spellEnd"/>
      <w:r>
        <w:t xml:space="preserve"> to follow a mixture of distributions generated from their class (figure </w:t>
      </w:r>
      <w:hyperlink w:anchor="classic-lca">
        <w:r>
          <w:fldChar w:fldCharType="begin"/>
        </w:r>
        <w:r>
          <w:instrText xml:space="preserve"> REF classic-lca \h</w:instrText>
        </w:r>
        <w:r>
          <w:fldChar w:fldCharType="separate"/>
        </w:r>
        <w:r>
          <w:rPr>
            <w:noProof/>
          </w:rPr>
          <w:t>1</w:t>
        </w:r>
        <w:r>
          <w:fldChar w:fldCharType="end"/>
        </w:r>
      </w:hyperlink>
      <w:r>
        <w:t xml:space="preserve">). </w:t>
      </w:r>
      <w:commentRangeEnd w:id="8"/>
      <w:r w:rsidR="00721D78">
        <w:rPr>
          <w:rStyle w:val="CommentReference"/>
        </w:rPr>
        <w:commentReference w:id="8"/>
      </w:r>
      <w:r>
        <w:t xml:space="preserve">The technique is commonly used in social science and psychology, but has been gradually adopted in several diagnostic and prognosis models, especially in </w:t>
      </w:r>
      <w:commentRangeStart w:id="9"/>
      <w:r>
        <w:t>Tuberculosis</w:t>
      </w:r>
      <w:commentRangeEnd w:id="9"/>
      <w:r w:rsidR="00AC3862">
        <w:rPr>
          <w:rStyle w:val="CommentReference"/>
        </w:rPr>
        <w:commentReference w:id="9"/>
      </w:r>
      <w:r>
        <w:t xml:space="preserve"> [Stout et al. </w:t>
      </w:r>
      <w:r w:rsidRPr="00725148">
        <w:rPr>
          <w:lang w:val="nl-NL"/>
        </w:rPr>
        <w:t xml:space="preserve">(2018); Adams et al. (2019); Schumacher et al. (2016); </w:t>
      </w:r>
      <w:proofErr w:type="spellStart"/>
      <w:r w:rsidRPr="00725148">
        <w:rPr>
          <w:lang w:val="nl-NL"/>
        </w:rPr>
        <w:t>Lahuerta</w:t>
      </w:r>
      <w:proofErr w:type="spellEnd"/>
      <w:r w:rsidRPr="00725148">
        <w:rPr>
          <w:lang w:val="nl-NL"/>
        </w:rPr>
        <w:t xml:space="preserve">-Marin et al. </w:t>
      </w:r>
      <w:r>
        <w:t xml:space="preserve">(2018)] given the limitation of current tools. </w:t>
      </w:r>
      <w:commentRangeStart w:id="10"/>
      <w:r>
        <w:t xml:space="preserve">Classical LCA imposes strong assumption of local independence, namely in each latent class, the distributions of all manifest </w:t>
      </w:r>
      <w:r>
        <w:lastRenderedPageBreak/>
        <w:t xml:space="preserve">variables are mutually independent, which might not hold in most cases hence hinders the applicability of such design. </w:t>
      </w:r>
      <w:commentRangeEnd w:id="10"/>
      <w:r w:rsidR="00DA62E0">
        <w:rPr>
          <w:rStyle w:val="CommentReference"/>
        </w:rPr>
        <w:commentReference w:id="10"/>
      </w:r>
      <w:r>
        <w:t xml:space="preserve">The introduction of random effects and Bayesian approach </w:t>
      </w:r>
      <w:del w:id="11" w:author="Ronald Geskus [2]" w:date="2021-11-02T11:09:00Z">
        <w:r w:rsidDel="00125BD4">
          <w:delText xml:space="preserve">over the time </w:delText>
        </w:r>
      </w:del>
      <w:r>
        <w:t xml:space="preserve">has brought more flexibility to the model (Qu, Tan, and Kutner 1996; Toft, </w:t>
      </w:r>
      <w:proofErr w:type="spellStart"/>
      <w:r>
        <w:t>Jørgensen</w:t>
      </w:r>
      <w:proofErr w:type="spellEnd"/>
      <w:r>
        <w:t xml:space="preserve">, and </w:t>
      </w:r>
      <w:proofErr w:type="spellStart"/>
      <w:r>
        <w:t>Højsgaard</w:t>
      </w:r>
      <w:proofErr w:type="spellEnd"/>
      <w:r>
        <w:t xml:space="preserve"> 2005; Menten, </w:t>
      </w:r>
      <w:proofErr w:type="spellStart"/>
      <w:r>
        <w:t>Boelaert</w:t>
      </w:r>
      <w:proofErr w:type="spellEnd"/>
      <w:r>
        <w:t xml:space="preserve">, and </w:t>
      </w:r>
      <w:proofErr w:type="spellStart"/>
      <w:r>
        <w:t>Lesaffre</w:t>
      </w:r>
      <w:proofErr w:type="spellEnd"/>
      <w:r>
        <w:t xml:space="preserve"> 2008).</w:t>
      </w:r>
    </w:p>
    <w:p w14:paraId="5C7A62CF" w14:textId="77777777" w:rsidR="00327C67" w:rsidRDefault="00725148">
      <w:pPr>
        <w:pStyle w:val="Figure"/>
      </w:pPr>
      <w:r>
        <w:rPr>
          <w:noProof/>
        </w:rPr>
        <w:drawing>
          <wp:inline distT="0" distB="0" distL="0" distR="0" wp14:anchorId="1B347E86" wp14:editId="47E6A276">
            <wp:extent cx="45720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14:paraId="5E2D7511" w14:textId="77777777" w:rsidR="00327C67" w:rsidRDefault="00725148">
      <w:pPr>
        <w:pStyle w:val="ImageCaption"/>
      </w:pPr>
      <w:r>
        <w:t xml:space="preserve">Figure </w:t>
      </w:r>
      <w:bookmarkStart w:id="12" w:name="classic-lca"/>
      <w:r>
        <w:fldChar w:fldCharType="begin"/>
      </w:r>
      <w:r>
        <w:instrText>SEQ fig \* Arabic</w:instrText>
      </w:r>
      <w:r>
        <w:fldChar w:fldCharType="separate"/>
      </w:r>
      <w:r>
        <w:rPr>
          <w:noProof/>
        </w:rPr>
        <w:t>1</w:t>
      </w:r>
      <w:r>
        <w:fldChar w:fldCharType="end"/>
      </w:r>
      <w:bookmarkEnd w:id="12"/>
      <w:r>
        <w:t xml:space="preserve">: Design of classic Latent Class Analysis with two unobserved classes 1 and 2 and three </w:t>
      </w:r>
      <w:proofErr w:type="spellStart"/>
      <w:r>
        <w:t>iid</w:t>
      </w:r>
      <w:proofErr w:type="spellEnd"/>
      <w:r>
        <w:t>. binary manifest variables (1, 2, and 3). Distributions of manifest variables in both classes are generated for demonstration only</w:t>
      </w:r>
    </w:p>
    <w:p w14:paraId="10F0ED2A" w14:textId="77777777" w:rsidR="00327C67" w:rsidRDefault="00725148">
      <w:pPr>
        <w:pStyle w:val="BodyText"/>
      </w:pPr>
      <w:r>
        <w:t xml:space="preserve">This analysis’s main objective </w:t>
      </w:r>
      <w:proofErr w:type="gramStart"/>
      <w:r>
        <w:t>are</w:t>
      </w:r>
      <w:proofErr w:type="gramEnd"/>
      <w:r>
        <w:t xml:space="preserve"> to </w:t>
      </w:r>
      <w:r>
        <w:rPr>
          <w:b/>
          <w:bCs/>
        </w:rPr>
        <w:t>(1)</w:t>
      </w:r>
      <w:r>
        <w:t xml:space="preserve"> re-estimate the latent performances, namely sensitivities and specificities, of current TBM confirmatory methods - ZN Smear, </w:t>
      </w:r>
      <w:proofErr w:type="spellStart"/>
      <w:r>
        <w:t>Xpert</w:t>
      </w:r>
      <w:proofErr w:type="spellEnd"/>
      <w:r>
        <w:t xml:space="preserve">, and mycobacterial culture - against actual TBM status, taking into account the imperfection in current diagnosis; </w:t>
      </w:r>
      <w:r>
        <w:rPr>
          <w:b/>
          <w:bCs/>
        </w:rPr>
        <w:t>(2)</w:t>
      </w:r>
      <w:r>
        <w:t xml:space="preserve"> make a re-adjustment to the </w:t>
      </w:r>
      <w:proofErr w:type="spellStart"/>
      <w:r>
        <w:t>the</w:t>
      </w:r>
      <w:proofErr w:type="spellEnd"/>
      <w:r>
        <w:t xml:space="preserve"> diagnosis scoring system, basing on statistical model, providing estimations of individual chance of having TBM.</w:t>
      </w:r>
    </w:p>
    <w:p w14:paraId="05C70B86" w14:textId="77777777" w:rsidR="00327C67" w:rsidRDefault="00725148">
      <w:pPr>
        <w:pStyle w:val="BodyText"/>
      </w:pPr>
      <w:r>
        <w:t xml:space="preserve">As secondary objectives, our analysis also aim to </w:t>
      </w:r>
      <w:commentRangeStart w:id="13"/>
      <w:r>
        <w:t xml:space="preserve">build a simplified scoring system </w:t>
      </w:r>
      <w:commentRangeEnd w:id="13"/>
      <w:r w:rsidR="00F15B93">
        <w:rPr>
          <w:rStyle w:val="CommentReference"/>
        </w:rPr>
        <w:commentReference w:id="13"/>
      </w:r>
      <w:r>
        <w:t xml:space="preserve">which </w:t>
      </w:r>
      <w:commentRangeStart w:id="14"/>
      <w:r>
        <w:t xml:space="preserve">only needs clinical and demographic information </w:t>
      </w:r>
      <w:commentRangeEnd w:id="14"/>
      <w:r w:rsidR="00A77EDD">
        <w:rPr>
          <w:rStyle w:val="CommentReference"/>
        </w:rPr>
        <w:commentReference w:id="14"/>
      </w:r>
      <w:r>
        <w:t xml:space="preserve">but has the capacity to approximate the full system’s output - so that TBM risk can be calculated at admission. </w:t>
      </w:r>
      <w:commentRangeStart w:id="15"/>
      <w:r>
        <w:t>We also estimate a latent representation of individual bacillary burden given that they get TBM which may impact the tests results.</w:t>
      </w:r>
      <w:commentRangeEnd w:id="15"/>
      <w:r w:rsidR="00E11D37">
        <w:rPr>
          <w:rStyle w:val="CommentReference"/>
        </w:rPr>
        <w:commentReference w:id="15"/>
      </w:r>
    </w:p>
    <w:p w14:paraId="4011CE0D" w14:textId="77777777" w:rsidR="00327C67" w:rsidRDefault="00725148">
      <w:pPr>
        <w:pStyle w:val="Heading1"/>
      </w:pPr>
      <w:bookmarkStart w:id="16" w:name="methods"/>
      <w:bookmarkEnd w:id="1"/>
      <w:r>
        <w:t>Methods</w:t>
      </w:r>
    </w:p>
    <w:p w14:paraId="061A8F4F" w14:textId="77777777" w:rsidR="00327C67" w:rsidRDefault="00725148">
      <w:pPr>
        <w:pStyle w:val="Heading2"/>
      </w:pPr>
      <w:bookmarkStart w:id="17" w:name="population-to-analyse"/>
      <w:commentRangeStart w:id="18"/>
      <w:r>
        <w:t xml:space="preserve">Population to </w:t>
      </w:r>
      <w:proofErr w:type="spellStart"/>
      <w:r>
        <w:t>analyse</w:t>
      </w:r>
      <w:commentRangeEnd w:id="18"/>
      <w:proofErr w:type="spellEnd"/>
      <w:r w:rsidR="008E5FD5">
        <w:rPr>
          <w:rStyle w:val="CommentReference"/>
          <w:rFonts w:eastAsiaTheme="minorHAnsi" w:cstheme="minorBidi"/>
          <w:b w:val="0"/>
          <w:bCs w:val="0"/>
          <w:color w:val="auto"/>
        </w:rPr>
        <w:commentReference w:id="18"/>
      </w:r>
    </w:p>
    <w:p w14:paraId="43F88139" w14:textId="77777777" w:rsidR="00327C67" w:rsidRDefault="00725148">
      <w:pPr>
        <w:pStyle w:val="FirstParagraph"/>
      </w:pPr>
      <w:r>
        <w:t xml:space="preserve">Data used for this analysis were extracted from an observational study </w:t>
      </w:r>
      <w:proofErr w:type="spellStart"/>
      <w:r>
        <w:t>study</w:t>
      </w:r>
      <w:proofErr w:type="spellEnd"/>
      <w:r>
        <w:t xml:space="preserve"> of brain infection conducted at the Hospital for Tropical Diseases (HTD), Ho Chi Minh City, Vietnam, a large </w:t>
      </w:r>
      <w:proofErr w:type="spellStart"/>
      <w:r>
        <w:t>centre</w:t>
      </w:r>
      <w:proofErr w:type="spellEnd"/>
      <w:r>
        <w:t xml:space="preserve"> </w:t>
      </w:r>
      <w:r>
        <w:lastRenderedPageBreak/>
        <w:t>providing secondary and tertiary treatment for a wide range of tropical infections (G. Thwaites et al. 2002). Participants for this analysis were enrolled between 29th August 2017 and 22nd January 2021. Enrolled participants to the prospective observational study were at least 16 years old, with suspected brain infection, admitted to a neuro-infection ward, and undergoing lumbar puncture at baseline as a routine diagnostic procedure. Patients were ineligible for enrolment if performing a lumbar puncture was contraindicated, or if informed consent to join the study was not given (by the patient, or by a relative if the patient lacked capacity to consent). This study received ethical approvals from HTD and Oxford Tropical Research Ethics Committee (Donovan et al. 2020). Specifically for the analysis, we also excluded patients with contaminated MGIT results and with no subsequent culture in the first week since admission.</w:t>
      </w:r>
    </w:p>
    <w:p w14:paraId="2F82320A" w14:textId="77777777" w:rsidR="00327C67" w:rsidRDefault="00725148">
      <w:pPr>
        <w:pStyle w:val="Heading2"/>
      </w:pPr>
      <w:bookmarkStart w:id="19" w:name="data-collection-and-testing-procedures"/>
      <w:bookmarkEnd w:id="17"/>
      <w:r>
        <w:t>Data collection and testing procedures</w:t>
      </w:r>
    </w:p>
    <w:p w14:paraId="30C6644E" w14:textId="599D4F10" w:rsidR="00327C67" w:rsidRDefault="00725148">
      <w:pPr>
        <w:pStyle w:val="FirstParagraph"/>
      </w:pPr>
      <w:r>
        <w:t xml:space="preserve">Demographic data and relevant medical history were recorded. HIV testing was performed on a case-by-case basis by the treating clinician. </w:t>
      </w:r>
      <w:ins w:id="20" w:author="Ronald Geskus [2]" w:date="2021-11-02T11:31:00Z">
        <w:r w:rsidR="00AE200B">
          <w:t xml:space="preserve">However, all patients that were to </w:t>
        </w:r>
        <w:proofErr w:type="spellStart"/>
        <w:r w:rsidR="00AE200B">
          <w:t>enrol</w:t>
        </w:r>
        <w:proofErr w:type="spellEnd"/>
        <w:r w:rsidR="00AE200B">
          <w:t xml:space="preserve"> in a subsequent Tuberculous meningitis </w:t>
        </w:r>
        <w:proofErr w:type="spellStart"/>
        <w:r w:rsidR="00AE200B">
          <w:t>randomised</w:t>
        </w:r>
        <w:proofErr w:type="spellEnd"/>
        <w:r w:rsidR="00AE200B">
          <w:t xml:space="preserve"> controlled trial also conducted at HTD</w:t>
        </w:r>
        <w:commentRangeStart w:id="21"/>
        <w:commentRangeEnd w:id="21"/>
        <w:r w:rsidR="00AE200B">
          <w:rPr>
            <w:rStyle w:val="CommentReference"/>
          </w:rPr>
          <w:commentReference w:id="21"/>
        </w:r>
        <w:r w:rsidR="00AE200B">
          <w:t xml:space="preserve"> were tested for HIV. </w:t>
        </w:r>
      </w:ins>
      <w:r>
        <w:t xml:space="preserve">Patients with either a known HIV positive status, or a positive HIV test result, were considered </w:t>
      </w:r>
      <w:r>
        <w:rPr>
          <w:b/>
          <w:bCs/>
        </w:rPr>
        <w:t>HIV positive</w:t>
      </w:r>
      <w:r>
        <w:t>. Patients underwent clinical examination and laborator</w:t>
      </w:r>
      <w:ins w:id="22" w:author="Ronald Geskus" w:date="2021-12-02T09:14:00Z">
        <w:r w:rsidR="007B19C4">
          <w:t>y</w:t>
        </w:r>
      </w:ins>
      <w:del w:id="23" w:author="Ronald Geskus" w:date="2021-12-02T09:14:00Z">
        <w:r w:rsidDel="007B19C4">
          <w:delText>ial</w:delText>
        </w:r>
      </w:del>
      <w:r>
        <w:t xml:space="preserve"> investigations according to </w:t>
      </w:r>
      <w:del w:id="24" w:author="Ronald Geskus [2]" w:date="2021-11-02T09:05:00Z">
        <w:r w:rsidDel="00D24E17">
          <w:delText xml:space="preserve">main </w:delText>
        </w:r>
      </w:del>
      <w:ins w:id="25" w:author="Ronald Geskus [2]" w:date="2021-11-02T09:05:00Z">
        <w:r w:rsidR="00D24E17">
          <w:t xml:space="preserve">the </w:t>
        </w:r>
      </w:ins>
      <w:r>
        <w:t xml:space="preserve">study protocol, including: blood test, sputum, and lumbar puncture, unless contra-indicated. </w:t>
      </w:r>
      <w:del w:id="26" w:author="Ronald Geskus [2]" w:date="2021-11-02T11:31:00Z">
        <w:r w:rsidDel="00AE200B">
          <w:delText xml:space="preserve">HIV-related information was asked and optionally tested </w:delText>
        </w:r>
      </w:del>
      <w:commentRangeStart w:id="27"/>
      <w:del w:id="28" w:author="Ronald Geskus [2]" w:date="2021-11-02T11:26:00Z">
        <w:r w:rsidDel="005E4248">
          <w:delText>unless the</w:delText>
        </w:r>
      </w:del>
      <w:del w:id="29" w:author="Ronald Geskus [2]" w:date="2021-11-02T11:31:00Z">
        <w:r w:rsidDel="00AE200B">
          <w:delText xml:space="preserve"> patients were to enrol in a subsequent Tuberculous meningitis randomised controlled trial also conducted at HTD</w:delText>
        </w:r>
        <w:commentRangeEnd w:id="27"/>
        <w:r w:rsidR="00D24E17" w:rsidDel="00AE200B">
          <w:rPr>
            <w:rStyle w:val="CommentReference"/>
          </w:rPr>
          <w:commentReference w:id="27"/>
        </w:r>
        <w:r w:rsidDel="00AE200B">
          <w:delText xml:space="preserve">. Patients with either </w:delText>
        </w:r>
        <w:commentRangeStart w:id="30"/>
        <w:r w:rsidDel="00AE200B">
          <w:delText xml:space="preserve">an known HIV infection </w:delText>
        </w:r>
        <w:commentRangeEnd w:id="30"/>
        <w:r w:rsidR="004C7342" w:rsidDel="00AE200B">
          <w:rPr>
            <w:rStyle w:val="CommentReference"/>
          </w:rPr>
          <w:commentReference w:id="30"/>
        </w:r>
        <w:r w:rsidDel="00AE200B">
          <w:delText xml:space="preserve">or a positive subsequent HIV test would be considered </w:delText>
        </w:r>
        <w:r w:rsidDel="00AE200B">
          <w:rPr>
            <w:b/>
            <w:bCs/>
          </w:rPr>
          <w:delText>HIV positive</w:delText>
        </w:r>
        <w:r w:rsidDel="00AE200B">
          <w:delText xml:space="preserve">. </w:delText>
        </w:r>
      </w:del>
      <w:commentRangeStart w:id="31"/>
      <w:del w:id="32" w:author="Ronald Geskus [2]" w:date="2021-11-02T11:32:00Z">
        <w:r w:rsidDel="00AE200B">
          <w:delText xml:space="preserve">Patients underwent clinical examination, routine blood testing, and analysis of sputum for M. tuberculosis where indicated. </w:delText>
        </w:r>
        <w:commentRangeEnd w:id="31"/>
        <w:r w:rsidR="004C7342" w:rsidDel="00AE200B">
          <w:rPr>
            <w:rStyle w:val="CommentReference"/>
          </w:rPr>
          <w:commentReference w:id="31"/>
        </w:r>
      </w:del>
      <w:r>
        <w:t xml:space="preserve">CSF was obtained by lumbar puncture, with CSF white blood cells and cellular differential, CSF protein, CSF glucose (with paired blood glucose), and CSF lactate routinely measured. Optimally 6mls CSF was used for mycobacterial testing unless less CSF was available (in which case mycobacterial testing was still performed). Confirmatory tests for TBM performed on CSF and used for this analysis were </w:t>
      </w:r>
      <w:proofErr w:type="spellStart"/>
      <w:r>
        <w:rPr>
          <w:b/>
          <w:bCs/>
        </w:rPr>
        <w:t>Ziehl</w:t>
      </w:r>
      <w:proofErr w:type="spellEnd"/>
      <w:r>
        <w:rPr>
          <w:b/>
          <w:bCs/>
        </w:rPr>
        <w:t>–</w:t>
      </w:r>
      <w:proofErr w:type="spellStart"/>
      <w:r>
        <w:rPr>
          <w:b/>
          <w:bCs/>
        </w:rPr>
        <w:t>Neelsen</w:t>
      </w:r>
      <w:proofErr w:type="spellEnd"/>
      <w:r>
        <w:rPr>
          <w:b/>
          <w:bCs/>
        </w:rPr>
        <w:t xml:space="preserve"> staining and smear (ZN Smear)</w:t>
      </w:r>
      <w:r>
        <w:t xml:space="preserve">, </w:t>
      </w:r>
      <w:r>
        <w:rPr>
          <w:b/>
          <w:bCs/>
        </w:rPr>
        <w:t>mycobacterial culture using Mycobacteria Growth Indicator Tube (MGIT)</w:t>
      </w:r>
      <w:r>
        <w:t xml:space="preserve">, and </w:t>
      </w:r>
      <w:proofErr w:type="spellStart"/>
      <w:r>
        <w:rPr>
          <w:b/>
          <w:bCs/>
        </w:rPr>
        <w:t>Xpert</w:t>
      </w:r>
      <w:proofErr w:type="spellEnd"/>
      <w:r>
        <w:t xml:space="preserve"> or </w:t>
      </w:r>
      <w:proofErr w:type="spellStart"/>
      <w:r>
        <w:rPr>
          <w:b/>
          <w:bCs/>
        </w:rPr>
        <w:t>Xpert</w:t>
      </w:r>
      <w:proofErr w:type="spellEnd"/>
      <w:r>
        <w:rPr>
          <w:b/>
          <w:bCs/>
        </w:rPr>
        <w:t xml:space="preserve"> MTB/RIF Ultra (</w:t>
      </w:r>
      <w:proofErr w:type="spellStart"/>
      <w:r>
        <w:rPr>
          <w:b/>
          <w:bCs/>
        </w:rPr>
        <w:t>XpertUltra</w:t>
      </w:r>
      <w:proofErr w:type="spellEnd"/>
      <w:r>
        <w:rPr>
          <w:b/>
          <w:bCs/>
        </w:rPr>
        <w:t>)</w:t>
      </w:r>
      <w:r>
        <w:t xml:space="preserve">. Given </w:t>
      </w:r>
      <w:proofErr w:type="spellStart"/>
      <w:r>
        <w:t>Xpert</w:t>
      </w:r>
      <w:proofErr w:type="spellEnd"/>
      <w:r>
        <w:t xml:space="preserve"> and </w:t>
      </w:r>
      <w:proofErr w:type="spellStart"/>
      <w:r>
        <w:t>XpertUltra</w:t>
      </w:r>
      <w:proofErr w:type="spellEnd"/>
      <w:r>
        <w:t xml:space="preserve"> were considered diagnostically comparable in a recent comparative study from this </w:t>
      </w:r>
      <w:proofErr w:type="spellStart"/>
      <w:r>
        <w:t>centre</w:t>
      </w:r>
      <w:proofErr w:type="spellEnd"/>
      <w:r>
        <w:t xml:space="preserve"> using a subgroup of these data (Donovan et al. 2020), </w:t>
      </w:r>
      <w:proofErr w:type="spellStart"/>
      <w:r>
        <w:t>Xpert</w:t>
      </w:r>
      <w:proofErr w:type="spellEnd"/>
      <w:r>
        <w:t xml:space="preserve"> and </w:t>
      </w:r>
      <w:proofErr w:type="spellStart"/>
      <w:r>
        <w:t>XpertUltra</w:t>
      </w:r>
      <w:proofErr w:type="spellEnd"/>
      <w:r>
        <w:t xml:space="preserve"> were considered the same in this analysis. Confirmatory mycobacterial testing was performed if TBM was suspected by the treating clinician.</w:t>
      </w:r>
    </w:p>
    <w:p w14:paraId="4602C06E" w14:textId="1029F42F" w:rsidR="00327C67" w:rsidRDefault="00725148">
      <w:pPr>
        <w:pStyle w:val="BodyText"/>
      </w:pPr>
      <w:r>
        <w:t xml:space="preserve">Methods of CSF processing have been described elsewhere </w:t>
      </w:r>
      <w:ins w:id="33" w:author="Ronald Geskus" w:date="2021-12-02T09:15:00Z">
        <w:r w:rsidR="007B19C4">
          <w:t>(</w:t>
        </w:r>
      </w:ins>
      <w:r>
        <w:t xml:space="preserve">Donovan et al. </w:t>
      </w:r>
      <w:del w:id="34" w:author="Ronald Geskus" w:date="2021-12-02T09:15:00Z">
        <w:r w:rsidDel="007B19C4">
          <w:delText>(</w:delText>
        </w:r>
      </w:del>
      <w:r>
        <w:t>2020)</w:t>
      </w:r>
      <w:ins w:id="35" w:author="Ronald Geskus" w:date="2021-12-02T09:15:00Z">
        <w:r w:rsidR="007B19C4">
          <w:t>.</w:t>
        </w:r>
      </w:ins>
      <w:del w:id="36" w:author="Ronald Geskus" w:date="2021-12-02T09:15:00Z">
        <w:r w:rsidDel="007B19C4">
          <w:delText>,</w:delText>
        </w:r>
      </w:del>
      <w:r>
        <w:t xml:space="preserve"> </w:t>
      </w:r>
      <w:del w:id="37" w:author="Ronald Geskus" w:date="2021-12-02T09:15:00Z">
        <w:r w:rsidDel="007B19C4">
          <w:delText>however, briefly;</w:delText>
        </w:r>
      </w:del>
      <w:ins w:id="38" w:author="Ronald Geskus" w:date="2021-12-02T09:15:00Z">
        <w:r w:rsidR="007B19C4">
          <w:t>In brief,</w:t>
        </w:r>
      </w:ins>
      <w:r>
        <w:t xml:space="preserve"> CSF samples were centrifuged at 3000g for 15 minutes, and most of the CSF supernatant was removed. The CSF deposit was resuspended in 500µL of remaining supernatant, with this resuspended pellet then used for ZN smear (100µL), MGIT (200µL), and either </w:t>
      </w:r>
      <w:proofErr w:type="spellStart"/>
      <w:r>
        <w:t>Xpert</w:t>
      </w:r>
      <w:proofErr w:type="spellEnd"/>
      <w:r>
        <w:t xml:space="preserve"> or </w:t>
      </w:r>
      <w:proofErr w:type="spellStart"/>
      <w:r>
        <w:t>XpertUltra</w:t>
      </w:r>
      <w:proofErr w:type="spellEnd"/>
      <w:r>
        <w:t xml:space="preserve"> (200 µL).</w:t>
      </w:r>
    </w:p>
    <w:p w14:paraId="729D095C" w14:textId="77777777" w:rsidR="00327C67" w:rsidRDefault="00725148">
      <w:pPr>
        <w:pStyle w:val="BodyText"/>
      </w:pPr>
      <w:r>
        <w:t xml:space="preserve">All patients received appropriate anti-TB chemotherapy regimens according to national and local guidelines, depending on the diagnosis, without any interference from the study. At the time of discharge or death, all patients received a final diagnosis. If at least one of ZN Smear, </w:t>
      </w:r>
      <w:proofErr w:type="spellStart"/>
      <w:r>
        <w:t>Xpert</w:t>
      </w:r>
      <w:proofErr w:type="spellEnd"/>
      <w:r>
        <w:t xml:space="preserve">, </w:t>
      </w:r>
      <w:proofErr w:type="spellStart"/>
      <w:r>
        <w:t>Xpert</w:t>
      </w:r>
      <w:proofErr w:type="spellEnd"/>
      <w:r>
        <w:t xml:space="preserve"> Ultra, or MGIT, was positive at any</w:t>
      </w:r>
      <w:del w:id="39" w:author="Ronald Geskus [2]" w:date="2021-11-02T09:09:00Z">
        <w:r w:rsidDel="002C22B4">
          <w:delText>thing</w:delText>
        </w:r>
      </w:del>
      <w:r>
        <w:t xml:space="preserve"> time during the follow-up, the patient would be considered confirmed TBM; otherwise, if TBM was clinically suspected and treated, with confirmatory microbiological tests negative, the patient would be considered suspected TBM. If the patient recovered without anti-TB chemotherapy they would be reassigned to another diagnosis (</w:t>
      </w:r>
      <w:proofErr w:type="gramStart"/>
      <w:r>
        <w:t>i.e.</w:t>
      </w:r>
      <w:proofErr w:type="gramEnd"/>
      <w:r>
        <w:t> not TBM).</w:t>
      </w:r>
    </w:p>
    <w:p w14:paraId="0D7D009E" w14:textId="7ACAB480" w:rsidR="00327C67" w:rsidRDefault="00725148">
      <w:pPr>
        <w:pStyle w:val="BodyText"/>
      </w:pPr>
      <w:r>
        <w:lastRenderedPageBreak/>
        <w:t>In the instance of repeat CSF sampling (performed based on clinical need), only the first samples with at least 3mls of collect CSF collected not later than the first week since admission were used</w:t>
      </w:r>
      <w:del w:id="40" w:author="Ronald Geskus [2]" w:date="2021-11-02T09:11:00Z">
        <w:r w:rsidDel="002C22B4">
          <w:delText xml:space="preserve"> to evaluate test sensitivities</w:delText>
        </w:r>
      </w:del>
      <w:r>
        <w:t xml:space="preserve">. Results of </w:t>
      </w:r>
      <w:proofErr w:type="spellStart"/>
      <w:r>
        <w:t>haematological</w:t>
      </w:r>
      <w:proofErr w:type="spellEnd"/>
      <w:r>
        <w:t xml:space="preserve"> and biochemical parameters, and of ZN Smear, </w:t>
      </w:r>
      <w:proofErr w:type="spellStart"/>
      <w:r>
        <w:t>Xpert</w:t>
      </w:r>
      <w:proofErr w:type="spellEnd"/>
      <w:r>
        <w:t xml:space="preserve">, </w:t>
      </w:r>
      <w:proofErr w:type="spellStart"/>
      <w:r>
        <w:t>Xpert</w:t>
      </w:r>
      <w:proofErr w:type="spellEnd"/>
      <w:r>
        <w:t xml:space="preserve"> Ultra, and MGIT, were taken from one same CSF samples (in addition to the paired blood glucose).</w:t>
      </w:r>
    </w:p>
    <w:p w14:paraId="0F8D59FC" w14:textId="77777777" w:rsidR="00327C67" w:rsidRDefault="00725148">
      <w:pPr>
        <w:pStyle w:val="Heading2"/>
      </w:pPr>
      <w:bookmarkStart w:id="41" w:name="statistical-model"/>
      <w:bookmarkEnd w:id="19"/>
      <w:r>
        <w:t>Statistical Model</w:t>
      </w:r>
    </w:p>
    <w:p w14:paraId="3CC1CEF2" w14:textId="77777777" w:rsidR="00327C67" w:rsidRDefault="00725148">
      <w:pPr>
        <w:pStyle w:val="FirstParagraph"/>
      </w:pPr>
      <w:commentRangeStart w:id="42"/>
      <w:r>
        <w:t xml:space="preserve">All data preparation, cleaning, and processing were performed on statistical package </w:t>
      </w:r>
      <w:r>
        <w:rPr>
          <w:b/>
          <w:bCs/>
        </w:rPr>
        <w:t>R</w:t>
      </w:r>
      <w:r>
        <w:t xml:space="preserve">, version 4.1.0 (R Core Team 2021). The model was developed on the probabilistic language </w:t>
      </w:r>
      <w:r>
        <w:rPr>
          <w:b/>
          <w:bCs/>
        </w:rPr>
        <w:t>Stan</w:t>
      </w:r>
      <w:r>
        <w:t xml:space="preserve"> via the interface </w:t>
      </w:r>
      <w:proofErr w:type="spellStart"/>
      <w:proofErr w:type="gramStart"/>
      <w:r>
        <w:rPr>
          <w:b/>
          <w:bCs/>
        </w:rPr>
        <w:t>Rstan</w:t>
      </w:r>
      <w:proofErr w:type="spellEnd"/>
      <w:r>
        <w:t xml:space="preserve"> ,</w:t>
      </w:r>
      <w:proofErr w:type="gramEnd"/>
      <w:r>
        <w:t xml:space="preserve"> version 2.27 (Stan Development Team 2021a). Plotting was done using package </w:t>
      </w:r>
      <w:proofErr w:type="spellStart"/>
      <w:r>
        <w:rPr>
          <w:b/>
          <w:bCs/>
        </w:rPr>
        <w:t>bayesplot</w:t>
      </w:r>
      <w:proofErr w:type="spellEnd"/>
      <w:r>
        <w:t xml:space="preserve"> (</w:t>
      </w:r>
      <w:proofErr w:type="spellStart"/>
      <w:r>
        <w:t>Gabry</w:t>
      </w:r>
      <w:proofErr w:type="spellEnd"/>
      <w:r>
        <w:t xml:space="preserve"> et al. 2019), </w:t>
      </w:r>
      <w:proofErr w:type="spellStart"/>
      <w:r>
        <w:rPr>
          <w:b/>
          <w:bCs/>
        </w:rPr>
        <w:t>classifierplots</w:t>
      </w:r>
      <w:proofErr w:type="spellEnd"/>
      <w:r>
        <w:t xml:space="preserve"> (</w:t>
      </w:r>
      <w:proofErr w:type="spellStart"/>
      <w:r>
        <w:t>Defazio</w:t>
      </w:r>
      <w:proofErr w:type="spellEnd"/>
      <w:r>
        <w:t xml:space="preserve"> and Campbell 2020), and </w:t>
      </w:r>
      <w:proofErr w:type="spellStart"/>
      <w:r>
        <w:rPr>
          <w:b/>
          <w:bCs/>
        </w:rPr>
        <w:t>ggvenn</w:t>
      </w:r>
      <w:proofErr w:type="spellEnd"/>
      <w:r>
        <w:t xml:space="preserve"> (Yan 2021). Some other packages used include: </w:t>
      </w:r>
      <w:r>
        <w:rPr>
          <w:b/>
          <w:bCs/>
        </w:rPr>
        <w:t>R6</w:t>
      </w:r>
      <w:r>
        <w:t xml:space="preserve"> (Chang 2020), </w:t>
      </w:r>
      <w:r>
        <w:rPr>
          <w:b/>
          <w:bCs/>
        </w:rPr>
        <w:t>rms</w:t>
      </w:r>
      <w:r>
        <w:t xml:space="preserve"> (Harrell Jr 2021).</w:t>
      </w:r>
      <w:commentRangeEnd w:id="42"/>
      <w:r w:rsidR="002C22B4">
        <w:rPr>
          <w:rStyle w:val="CommentReference"/>
        </w:rPr>
        <w:commentReference w:id="42"/>
      </w:r>
    </w:p>
    <w:p w14:paraId="722CEECE" w14:textId="77777777" w:rsidR="00327C67" w:rsidRDefault="00725148">
      <w:pPr>
        <w:pStyle w:val="BodyText"/>
      </w:pPr>
      <w:r>
        <w:t xml:space="preserve">In the model, three aforementioned TBM confirmation tests (ZN Smear, MGIT, and </w:t>
      </w:r>
      <w:proofErr w:type="spellStart"/>
      <w:r>
        <w:t>Xpert</w:t>
      </w:r>
      <w:proofErr w:type="spellEnd"/>
      <w:r>
        <w:t xml:space="preserve">) were used as manifest variables. Linear predictors for the latent class prevalence were </w:t>
      </w:r>
      <w:r>
        <w:rPr>
          <w:b/>
          <w:bCs/>
        </w:rPr>
        <w:t>history and demographic information</w:t>
      </w:r>
      <w:r>
        <w:t xml:space="preserve"> (HIV status, Age, Past noticeable TB contact), </w:t>
      </w:r>
      <w:r>
        <w:rPr>
          <w:b/>
          <w:bCs/>
        </w:rPr>
        <w:t>clinical signs and symptoms</w:t>
      </w:r>
      <w:r>
        <w:t xml:space="preserve"> (Days from onset to admission, Systemic symptoms suggestive of tuberculosis, Focal neurological deficit, Cranial nerve palsy, Glasgow Coma Score - GCS), </w:t>
      </w:r>
      <w:r>
        <w:rPr>
          <w:b/>
          <w:bCs/>
        </w:rPr>
        <w:t>Imaging chest data</w:t>
      </w:r>
      <w:r>
        <w:t xml:space="preserve"> (Pulmonary TB, </w:t>
      </w:r>
      <w:proofErr w:type="spellStart"/>
      <w:r>
        <w:t>Miliary</w:t>
      </w:r>
      <w:proofErr w:type="spellEnd"/>
      <w:r>
        <w:t xml:space="preserve"> TB), </w:t>
      </w:r>
      <w:r>
        <w:rPr>
          <w:b/>
          <w:bCs/>
        </w:rPr>
        <w:t>CSF criteria (</w:t>
      </w:r>
      <w:r>
        <w:t xml:space="preserve">lymphocyte count, neutrophil count, </w:t>
      </w:r>
      <w:proofErr w:type="spellStart"/>
      <w:r>
        <w:t>oeosinophil</w:t>
      </w:r>
      <w:proofErr w:type="spellEnd"/>
      <w:r>
        <w:t xml:space="preserve"> count, erythrocyte count, glucose - with corresponding blood glucose, protein, lactate), and </w:t>
      </w:r>
      <w:r>
        <w:rPr>
          <w:b/>
          <w:bCs/>
        </w:rPr>
        <w:t>Cryptococcus Antigen/Indian Ink</w:t>
      </w:r>
      <w:r>
        <w:t xml:space="preserve"> in combination</w:t>
      </w:r>
      <w:r>
        <w:rPr>
          <w:b/>
          <w:bCs/>
        </w:rPr>
        <w:t>.</w:t>
      </w:r>
    </w:p>
    <w:p w14:paraId="40D24D52" w14:textId="77777777" w:rsidR="00327C67" w:rsidRDefault="00725148">
      <w:pPr>
        <w:pStyle w:val="Heading3"/>
      </w:pPr>
      <w:bookmarkStart w:id="43" w:name="data-pre-processing"/>
      <w:r>
        <w:t>Data pre-processing</w:t>
      </w:r>
    </w:p>
    <w:p w14:paraId="5EED1FA0" w14:textId="55BED3EE" w:rsidR="00327C67" w:rsidRDefault="00725148">
      <w:pPr>
        <w:pStyle w:val="FirstParagraph"/>
      </w:pPr>
      <w:commentRangeStart w:id="44"/>
      <w:r>
        <w:t xml:space="preserve">Most </w:t>
      </w:r>
      <w:commentRangeEnd w:id="44"/>
      <w:r w:rsidR="001D52AA">
        <w:rPr>
          <w:rStyle w:val="CommentReference"/>
        </w:rPr>
        <w:commentReference w:id="44"/>
      </w:r>
      <w:r>
        <w:t xml:space="preserve">continuous variables were transformed to logarithmic scale and </w:t>
      </w:r>
      <w:ins w:id="45" w:author="Ronald Geskus [2]" w:date="2021-11-02T09:14:00Z">
        <w:r w:rsidR="001D52AA">
          <w:t xml:space="preserve">all variables were </w:t>
        </w:r>
      </w:ins>
      <w:del w:id="46" w:author="Ronald Geskus [2]" w:date="2021-11-02T09:14:00Z">
        <w:r w:rsidDel="001D52AA">
          <w:delText>subsequently</w:delText>
        </w:r>
      </w:del>
      <w:r>
        <w:t xml:space="preserve"> </w:t>
      </w:r>
      <w:commentRangeStart w:id="47"/>
      <w:proofErr w:type="spellStart"/>
      <w:r>
        <w:t>centred</w:t>
      </w:r>
      <w:proofErr w:type="spellEnd"/>
      <w:r>
        <w:t xml:space="preserve"> and scaled by their standard deviations</w:t>
      </w:r>
      <w:commentRangeEnd w:id="47"/>
      <w:r w:rsidR="00CC4275">
        <w:rPr>
          <w:rStyle w:val="CommentReference"/>
        </w:rPr>
        <w:commentReference w:id="47"/>
      </w:r>
      <w:r>
        <w:t xml:space="preserve">. Glasgow Coma Score (GCS) and its components (Voice - GCSV, Eyes - GCSE, and Muscle - GCSM) were translated to </w:t>
      </w:r>
      <w:r>
        <w:rPr>
          <w:b/>
          <w:bCs/>
        </w:rPr>
        <w:t>Loss of GCS</w:t>
      </w:r>
      <w:r>
        <w:t xml:space="preserve"> (</w:t>
      </w:r>
      <w:proofErr w:type="spellStart"/>
      <w:r>
        <w:t>LoGCS</w:t>
      </w:r>
      <w:proofErr w:type="spellEnd"/>
      <w:r>
        <w:t xml:space="preserve"> = </w:t>
      </w:r>
      <w:proofErr w:type="spellStart"/>
      <w:r>
        <w:t>LoGCSV</w:t>
      </w:r>
      <w:proofErr w:type="spellEnd"/>
      <w:r>
        <w:t xml:space="preserve"> + </w:t>
      </w:r>
      <w:proofErr w:type="spellStart"/>
      <w:r>
        <w:t>LoGCSE</w:t>
      </w:r>
      <w:proofErr w:type="spellEnd"/>
      <w:r>
        <w:t xml:space="preserve"> + </w:t>
      </w:r>
      <w:proofErr w:type="spellStart"/>
      <w:r>
        <w:t>LoGCSM</w:t>
      </w:r>
      <w:proofErr w:type="spellEnd"/>
      <w:r>
        <w:t xml:space="preserve">) so that a </w:t>
      </w:r>
      <m:oMath>
        <m:r>
          <w:rPr>
            <w:rFonts w:ascii="Cambria Math" w:hAnsi="Cambria Math"/>
          </w:rPr>
          <m:t>GCS</m:t>
        </m:r>
        <m:r>
          <m:rPr>
            <m:sty m:val="p"/>
          </m:rPr>
          <w:rPr>
            <w:rFonts w:ascii="Cambria Math" w:hAnsi="Cambria Math"/>
          </w:rPr>
          <m:t>=</m:t>
        </m:r>
        <m:r>
          <w:rPr>
            <w:rFonts w:ascii="Cambria Math" w:hAnsi="Cambria Math"/>
          </w:rPr>
          <m:t>15</m:t>
        </m:r>
      </m:oMath>
      <w:r>
        <w:t xml:space="preserve"> would be equivalent to </w:t>
      </w:r>
      <m:oMath>
        <m:r>
          <w:rPr>
            <w:rFonts w:ascii="Cambria Math" w:hAnsi="Cambria Math"/>
          </w:rPr>
          <m:t>LoGCS</m:t>
        </m:r>
        <m:r>
          <m:rPr>
            <m:sty m:val="p"/>
          </m:rPr>
          <w:rPr>
            <w:rFonts w:ascii="Cambria Math" w:hAnsi="Cambria Math"/>
          </w:rPr>
          <m:t>=</m:t>
        </m:r>
        <m:r>
          <w:rPr>
            <w:rFonts w:ascii="Cambria Math" w:hAnsi="Cambria Math"/>
          </w:rPr>
          <m:t>0</m:t>
        </m:r>
      </m:oMath>
      <w:r>
        <w:t xml:space="preserve">, while </w:t>
      </w:r>
      <m:oMath>
        <m:r>
          <w:rPr>
            <w:rFonts w:ascii="Cambria Math" w:hAnsi="Cambria Math"/>
          </w:rPr>
          <m:t>GCS</m:t>
        </m:r>
        <m:r>
          <m:rPr>
            <m:sty m:val="p"/>
          </m:rPr>
          <w:rPr>
            <w:rFonts w:ascii="Cambria Math" w:hAnsi="Cambria Math"/>
          </w:rPr>
          <m:t>=</m:t>
        </m:r>
        <m:r>
          <w:rPr>
            <w:rFonts w:ascii="Cambria Math" w:hAnsi="Cambria Math"/>
          </w:rPr>
          <m:t>3</m:t>
        </m:r>
      </m:oMath>
      <w:r>
        <w:t xml:space="preserve"> would be translated to </w:t>
      </w:r>
      <m:oMath>
        <m:r>
          <w:rPr>
            <w:rFonts w:ascii="Cambria Math" w:hAnsi="Cambria Math"/>
          </w:rPr>
          <m:t>LoGCS</m:t>
        </m:r>
        <m:r>
          <m:rPr>
            <m:sty m:val="p"/>
          </m:rPr>
          <w:rPr>
            <w:rFonts w:ascii="Cambria Math" w:hAnsi="Cambria Math"/>
          </w:rPr>
          <m:t>=</m:t>
        </m:r>
        <m:r>
          <w:rPr>
            <w:rFonts w:ascii="Cambria Math" w:hAnsi="Cambria Math"/>
          </w:rPr>
          <m:t>12</m:t>
        </m:r>
      </m:oMath>
      <w:r>
        <w:t>.</w:t>
      </w:r>
    </w:p>
    <w:commentRangeStart w:id="48"/>
    <w:p w14:paraId="49E318FD" w14:textId="77777777" w:rsidR="00327C67" w:rsidRDefault="00571DFC">
      <w:pPr>
        <w:pStyle w:val="BodyText"/>
      </w:pPr>
      <m:oMathPara>
        <m:oMathParaPr>
          <m:jc m:val="center"/>
        </m:oMathParaPr>
        <m:oMath>
          <m:m>
            <m:mPr>
              <m:plcHide m:val="1"/>
              <m:mcs>
                <m:mc>
                  <m:mcPr>
                    <m:count m:val="1"/>
                    <m:mcJc m:val="right"/>
                  </m:mcPr>
                </m:mc>
              </m:mcs>
              <m:ctrlPr>
                <w:rPr>
                  <w:rFonts w:ascii="Cambria Math" w:hAnsi="Cambria Math"/>
                </w:rPr>
              </m:ctrlPr>
            </m:mPr>
            <m:mr>
              <m:e>
                <m:r>
                  <w:rPr>
                    <w:rFonts w:ascii="Cambria Math" w:hAnsi="Cambria Math"/>
                  </w:rPr>
                  <m:t>LoGCS</m:t>
                </m:r>
                <m:r>
                  <m:rPr>
                    <m:sty m:val="p"/>
                  </m:rPr>
                  <w:rPr>
                    <w:rFonts w:ascii="Cambria Math" w:hAnsi="Cambria Math"/>
                  </w:rPr>
                  <m:t>=</m:t>
                </m:r>
                <m:r>
                  <w:rPr>
                    <w:rFonts w:ascii="Cambria Math" w:hAnsi="Cambria Math"/>
                  </w:rPr>
                  <m:t>15</m:t>
                </m:r>
                <m:r>
                  <m:rPr>
                    <m:sty m:val="p"/>
                  </m:rPr>
                  <w:rPr>
                    <w:rFonts w:ascii="Cambria Math" w:hAnsi="Cambria Math"/>
                  </w:rPr>
                  <m:t>-</m:t>
                </m:r>
                <m:r>
                  <w:rPr>
                    <w:rFonts w:ascii="Cambria Math" w:hAnsi="Cambria Math"/>
                  </w:rPr>
                  <m:t>GCS</m:t>
                </m:r>
              </m:e>
            </m:mr>
            <m:mr>
              <m:e>
                <m:r>
                  <w:rPr>
                    <w:rFonts w:ascii="Cambria Math" w:hAnsi="Cambria Math"/>
                  </w:rPr>
                  <m:t>LoGCSE</m:t>
                </m:r>
                <m:r>
                  <m:rPr>
                    <m:sty m:val="p"/>
                  </m:rPr>
                  <w:rPr>
                    <w:rFonts w:ascii="Cambria Math" w:hAnsi="Cambria Math"/>
                  </w:rPr>
                  <m:t>=</m:t>
                </m:r>
                <m:r>
                  <w:rPr>
                    <w:rFonts w:ascii="Cambria Math" w:hAnsi="Cambria Math"/>
                  </w:rPr>
                  <m:t>4</m:t>
                </m:r>
                <m:r>
                  <m:rPr>
                    <m:sty m:val="p"/>
                  </m:rPr>
                  <w:rPr>
                    <w:rFonts w:ascii="Cambria Math" w:hAnsi="Cambria Math"/>
                  </w:rPr>
                  <m:t>-</m:t>
                </m:r>
                <m:r>
                  <w:rPr>
                    <w:rFonts w:ascii="Cambria Math" w:hAnsi="Cambria Math"/>
                  </w:rPr>
                  <m:t>GCSE</m:t>
                </m:r>
              </m:e>
            </m:mr>
            <m:mr>
              <m:e>
                <m:r>
                  <w:rPr>
                    <w:rFonts w:ascii="Cambria Math" w:hAnsi="Cambria Math"/>
                  </w:rPr>
                  <m:t>LoGCSV</m:t>
                </m:r>
                <m:r>
                  <m:rPr>
                    <m:sty m:val="p"/>
                  </m:rPr>
                  <w:rPr>
                    <w:rFonts w:ascii="Cambria Math" w:hAnsi="Cambria Math"/>
                  </w:rPr>
                  <m:t>=</m:t>
                </m:r>
                <m:r>
                  <w:rPr>
                    <w:rFonts w:ascii="Cambria Math" w:hAnsi="Cambria Math"/>
                  </w:rPr>
                  <m:t>5</m:t>
                </m:r>
                <m:r>
                  <m:rPr>
                    <m:sty m:val="p"/>
                  </m:rPr>
                  <w:rPr>
                    <w:rFonts w:ascii="Cambria Math" w:hAnsi="Cambria Math"/>
                  </w:rPr>
                  <m:t>-</m:t>
                </m:r>
                <m:r>
                  <w:rPr>
                    <w:rFonts w:ascii="Cambria Math" w:hAnsi="Cambria Math"/>
                  </w:rPr>
                  <m:t>GCSV</m:t>
                </m:r>
              </m:e>
            </m:mr>
            <m:mr>
              <m:e>
                <m:r>
                  <w:rPr>
                    <w:rFonts w:ascii="Cambria Math" w:hAnsi="Cambria Math"/>
                  </w:rPr>
                  <m:t>LoGCSM</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GCSM</m:t>
                </m:r>
              </m:e>
            </m:mr>
          </m:m>
          <w:commentRangeEnd w:id="48"/>
          <m:r>
            <m:rPr>
              <m:sty m:val="p"/>
            </m:rPr>
            <w:rPr>
              <w:rStyle w:val="CommentReference"/>
            </w:rPr>
            <w:commentReference w:id="48"/>
          </m:r>
        </m:oMath>
      </m:oMathPara>
    </w:p>
    <w:p w14:paraId="28426FEA" w14:textId="77777777" w:rsidR="00327C67" w:rsidRDefault="00725148">
      <w:pPr>
        <w:pStyle w:val="FirstParagraph"/>
      </w:pPr>
      <w:r>
        <w:t xml:space="preserve">We also made an </w:t>
      </w:r>
      <w:commentRangeStart w:id="49"/>
      <w:r>
        <w:t xml:space="preserve">adjustment </w:t>
      </w:r>
      <w:commentRangeEnd w:id="49"/>
      <w:r w:rsidR="0084376F">
        <w:rPr>
          <w:rStyle w:val="CommentReference"/>
        </w:rPr>
        <w:commentReference w:id="49"/>
      </w:r>
      <w:r>
        <w:t xml:space="preserve">for Past TB contact, in which we </w:t>
      </w:r>
      <w:proofErr w:type="spellStart"/>
      <w:r>
        <w:t>hypothesise</w:t>
      </w:r>
      <w:proofErr w:type="spellEnd"/>
      <w:r>
        <w:t xml:space="preserve"> that by changing the question into “Past noticeable contact with TB patients within the past recent year”, we would be able to imply all “Unknown” answer as a “No”. In the main study, no brain imaging was taken, hence not included.</w:t>
      </w:r>
    </w:p>
    <w:p w14:paraId="17CC1ADC" w14:textId="77777777" w:rsidR="00327C67" w:rsidRDefault="00725148">
      <w:pPr>
        <w:pStyle w:val="BodyText"/>
      </w:pPr>
      <w:r>
        <w:t>Binary variables were encoded into 0 for falsified values (“Negative” or “No”) and 1 for the opposite (“Positive” or “Yes”).</w:t>
      </w:r>
    </w:p>
    <w:p w14:paraId="0C2F1BE7" w14:textId="77777777" w:rsidR="00327C67" w:rsidRDefault="00725148">
      <w:pPr>
        <w:pStyle w:val="Heading3"/>
      </w:pPr>
      <w:bookmarkStart w:id="50" w:name="latent-class-regression-model"/>
      <w:bookmarkEnd w:id="43"/>
      <w:r>
        <w:t>Latent class regression model</w:t>
      </w:r>
    </w:p>
    <w:p w14:paraId="064E2651" w14:textId="77777777" w:rsidR="00327C67" w:rsidRDefault="00725148">
      <w:pPr>
        <w:pStyle w:val="FirstParagraph"/>
      </w:pPr>
      <w:r>
        <w:t>We created two-level model consisting of:</w:t>
      </w:r>
    </w:p>
    <w:p w14:paraId="7F20AA25" w14:textId="2D08C6DF" w:rsidR="00327C67" w:rsidRDefault="00725148">
      <w:pPr>
        <w:pStyle w:val="Compact"/>
        <w:numPr>
          <w:ilvl w:val="0"/>
          <w:numId w:val="37"/>
        </w:numPr>
      </w:pPr>
      <w:r>
        <w:rPr>
          <w:b/>
          <w:bCs/>
        </w:rPr>
        <w:t>Prevalence model</w:t>
      </w:r>
      <w:r>
        <w:t xml:space="preserve">: A logistic regression model </w:t>
      </w:r>
      <w:del w:id="51" w:author="Ronald Geskus [2]" w:date="2021-11-02T09:17:00Z">
        <w:r w:rsidDel="00CC4275">
          <w:delText xml:space="preserve">trying to </w:delText>
        </w:r>
      </w:del>
      <w:r>
        <w:t>estimat</w:t>
      </w:r>
      <w:ins w:id="52" w:author="Ronald Geskus [2]" w:date="2021-11-02T09:17:00Z">
        <w:r w:rsidR="00CC4275">
          <w:t>ing</w:t>
        </w:r>
      </w:ins>
      <w:del w:id="53" w:author="Ronald Geskus [2]" w:date="2021-11-02T09:17:00Z">
        <w:r w:rsidDel="00CC4275">
          <w:delText>e</w:delText>
        </w:r>
      </w:del>
      <w:r>
        <w:t xml:space="preserve"> the prevalence of TBM amongst the study population</w:t>
      </w:r>
    </w:p>
    <w:p w14:paraId="232C3A8A" w14:textId="77777777" w:rsidR="00327C67" w:rsidRDefault="00725148">
      <w:pPr>
        <w:pStyle w:val="Compact"/>
        <w:numPr>
          <w:ilvl w:val="0"/>
          <w:numId w:val="37"/>
        </w:numPr>
      </w:pPr>
      <w:r>
        <w:rPr>
          <w:b/>
          <w:bCs/>
        </w:rPr>
        <w:lastRenderedPageBreak/>
        <w:t>Latent class analysis</w:t>
      </w:r>
      <w:r>
        <w:t xml:space="preserve">: estimating the probabilities of having positive results from three tests in each class. Similar to previous applications (Qu, Tan, and Kutner 1996; </w:t>
      </w:r>
      <w:proofErr w:type="spellStart"/>
      <w:r>
        <w:t>Hadgu</w:t>
      </w:r>
      <w:proofErr w:type="spellEnd"/>
      <w:r>
        <w:t xml:space="preserve"> and Qu 2002; Schumacher et al. 2016), we also corrected for individual bacillary burden and noise coming from the procedures themselves. Latent bacillary burden is regressed by a Gaussian random variable and fixed effects coming from relevant bio-markers. We </w:t>
      </w:r>
      <w:proofErr w:type="spellStart"/>
      <w:r>
        <w:t>hypothesised</w:t>
      </w:r>
      <w:proofErr w:type="spellEnd"/>
      <w:r>
        <w:t xml:space="preserve"> that amongst TBM-positive patients, those who have lower bacillary burden would be less likely to be tested positive. </w:t>
      </w:r>
      <w:commentRangeStart w:id="54"/>
      <w:r>
        <w:t xml:space="preserve">This lifted the local independence assumptions of vanilla Latent Class Analysis described in figure </w:t>
      </w:r>
      <w:hyperlink w:anchor="classic-lca">
        <w:r>
          <w:fldChar w:fldCharType="begin"/>
        </w:r>
        <w:r>
          <w:instrText xml:space="preserve"> REF classic-lca \h</w:instrText>
        </w:r>
        <w:r>
          <w:fldChar w:fldCharType="separate"/>
        </w:r>
        <w:r>
          <w:rPr>
            <w:noProof/>
          </w:rPr>
          <w:t>1</w:t>
        </w:r>
        <w:r>
          <w:fldChar w:fldCharType="end"/>
        </w:r>
      </w:hyperlink>
      <w:commentRangeEnd w:id="54"/>
      <w:r w:rsidR="00D77CF7">
        <w:rPr>
          <w:rStyle w:val="CommentReference"/>
        </w:rPr>
        <w:commentReference w:id="54"/>
      </w:r>
      <w:r>
        <w:t>.</w:t>
      </w:r>
    </w:p>
    <w:p w14:paraId="72CE8597" w14:textId="77777777" w:rsidR="00327C67" w:rsidRDefault="00725148">
      <w:pPr>
        <w:pStyle w:val="TableCaption"/>
      </w:pPr>
      <w:r>
        <w:t xml:space="preserve">Table </w:t>
      </w:r>
      <w:bookmarkStart w:id="55" w:name="predictor-tab"/>
      <w:r>
        <w:fldChar w:fldCharType="begin"/>
      </w:r>
      <w:r>
        <w:instrText>SEQ tab \* Arabic</w:instrText>
      </w:r>
      <w:r>
        <w:fldChar w:fldCharType="separate"/>
      </w:r>
      <w:r>
        <w:rPr>
          <w:noProof/>
        </w:rPr>
        <w:t>1</w:t>
      </w:r>
      <w:r>
        <w:fldChar w:fldCharType="end"/>
      </w:r>
      <w:bookmarkEnd w:id="55"/>
      <w:r>
        <w:t>: Contribution of different variables in each model</w:t>
      </w:r>
    </w:p>
    <w:tbl>
      <w:tblPr>
        <w:tblW w:w="0" w:type="auto"/>
        <w:jc w:val="center"/>
        <w:tblLayout w:type="fixed"/>
        <w:tblLook w:val="0420" w:firstRow="1" w:lastRow="0" w:firstColumn="0" w:lastColumn="0" w:noHBand="0" w:noVBand="1"/>
      </w:tblPr>
      <w:tblGrid>
        <w:gridCol w:w="2880"/>
        <w:gridCol w:w="1728"/>
        <w:gridCol w:w="1728"/>
      </w:tblGrid>
      <w:tr w:rsidR="00327C67" w14:paraId="603E1144" w14:textId="77777777">
        <w:trPr>
          <w:cantSplit/>
          <w:tblHeader/>
          <w:jc w:val="center"/>
        </w:trPr>
        <w:tc>
          <w:tcPr>
            <w:tcW w:w="2880" w:type="dxa"/>
            <w:shd w:val="clear" w:color="auto" w:fill="CFCFCF"/>
            <w:tcMar>
              <w:top w:w="0" w:type="dxa"/>
              <w:left w:w="0" w:type="dxa"/>
              <w:bottom w:w="0" w:type="dxa"/>
              <w:right w:w="0" w:type="dxa"/>
            </w:tcMar>
            <w:vAlign w:val="center"/>
          </w:tcPr>
          <w:p w14:paraId="77E7DA4D" w14:textId="77777777" w:rsidR="00327C67" w:rsidRDefault="00725148">
            <w:pPr>
              <w:spacing w:before="100" w:after="100"/>
              <w:ind w:left="100" w:right="100"/>
            </w:pPr>
            <w:r>
              <w:rPr>
                <w:rFonts w:ascii="Helvetica" w:eastAsia="Helvetica" w:hAnsi="Helvetica" w:cs="Helvetica"/>
                <w:b/>
                <w:color w:val="000000"/>
                <w:sz w:val="18"/>
                <w:szCs w:val="18"/>
              </w:rPr>
              <w:t>Predictor</w:t>
            </w:r>
          </w:p>
        </w:tc>
        <w:tc>
          <w:tcPr>
            <w:tcW w:w="1728" w:type="dxa"/>
            <w:shd w:val="clear" w:color="auto" w:fill="CFCFCF"/>
            <w:tcMar>
              <w:top w:w="0" w:type="dxa"/>
              <w:left w:w="0" w:type="dxa"/>
              <w:bottom w:w="0" w:type="dxa"/>
              <w:right w:w="0" w:type="dxa"/>
            </w:tcMar>
            <w:vAlign w:val="center"/>
          </w:tcPr>
          <w:p w14:paraId="14AEC445" w14:textId="77777777" w:rsidR="00327C67" w:rsidRDefault="00725148">
            <w:pPr>
              <w:spacing w:before="100" w:after="100"/>
              <w:ind w:left="100" w:right="100"/>
            </w:pPr>
            <w:r>
              <w:rPr>
                <w:rFonts w:ascii="Helvetica" w:eastAsia="Helvetica" w:hAnsi="Helvetica" w:cs="Helvetica"/>
                <w:b/>
                <w:color w:val="000000"/>
                <w:sz w:val="18"/>
                <w:szCs w:val="18"/>
              </w:rPr>
              <w:t>Risk of TBM</w:t>
            </w:r>
          </w:p>
        </w:tc>
        <w:tc>
          <w:tcPr>
            <w:tcW w:w="1728" w:type="dxa"/>
            <w:shd w:val="clear" w:color="auto" w:fill="CFCFCF"/>
            <w:tcMar>
              <w:top w:w="0" w:type="dxa"/>
              <w:left w:w="0" w:type="dxa"/>
              <w:bottom w:w="0" w:type="dxa"/>
              <w:right w:w="0" w:type="dxa"/>
            </w:tcMar>
            <w:vAlign w:val="center"/>
          </w:tcPr>
          <w:p w14:paraId="0FAC4E21" w14:textId="77777777" w:rsidR="00327C67" w:rsidRDefault="00725148">
            <w:pPr>
              <w:spacing w:before="100" w:after="100"/>
              <w:ind w:left="100" w:right="100"/>
            </w:pPr>
            <w:r>
              <w:rPr>
                <w:rFonts w:ascii="Helvetica" w:eastAsia="Helvetica" w:hAnsi="Helvetica" w:cs="Helvetica"/>
                <w:b/>
                <w:color w:val="000000"/>
                <w:sz w:val="18"/>
                <w:szCs w:val="18"/>
              </w:rPr>
              <w:t>Bacillary Burden</w:t>
            </w:r>
          </w:p>
        </w:tc>
      </w:tr>
      <w:tr w:rsidR="00327C67" w14:paraId="7E504C4D" w14:textId="77777777">
        <w:trPr>
          <w:cantSplit/>
          <w:jc w:val="center"/>
        </w:trPr>
        <w:tc>
          <w:tcPr>
            <w:tcW w:w="2880" w:type="dxa"/>
            <w:shd w:val="clear" w:color="auto" w:fill="EFEFEF"/>
            <w:tcMar>
              <w:top w:w="0" w:type="dxa"/>
              <w:left w:w="0" w:type="dxa"/>
              <w:bottom w:w="0" w:type="dxa"/>
              <w:right w:w="0" w:type="dxa"/>
            </w:tcMar>
            <w:vAlign w:val="center"/>
          </w:tcPr>
          <w:p w14:paraId="48295045" w14:textId="77777777" w:rsidR="00327C67" w:rsidRDefault="00725148">
            <w:pPr>
              <w:spacing w:before="100" w:after="100"/>
              <w:ind w:left="100" w:right="100"/>
            </w:pPr>
            <w:r>
              <w:rPr>
                <w:rFonts w:ascii="Helvetica" w:eastAsia="Helvetica" w:hAnsi="Helvetica" w:cs="Helvetica"/>
                <w:color w:val="000000"/>
                <w:sz w:val="18"/>
                <w:szCs w:val="18"/>
              </w:rPr>
              <w:t>Age</w:t>
            </w:r>
          </w:p>
        </w:tc>
        <w:tc>
          <w:tcPr>
            <w:tcW w:w="1728" w:type="dxa"/>
            <w:shd w:val="clear" w:color="auto" w:fill="EFEFEF"/>
            <w:tcMar>
              <w:top w:w="0" w:type="dxa"/>
              <w:left w:w="0" w:type="dxa"/>
              <w:bottom w:w="0" w:type="dxa"/>
              <w:right w:w="0" w:type="dxa"/>
            </w:tcMar>
            <w:vAlign w:val="center"/>
          </w:tcPr>
          <w:p w14:paraId="73F9367D"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3AAC47EE"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2B583496" w14:textId="77777777">
        <w:trPr>
          <w:cantSplit/>
          <w:jc w:val="center"/>
        </w:trPr>
        <w:tc>
          <w:tcPr>
            <w:tcW w:w="2880" w:type="dxa"/>
            <w:shd w:val="clear" w:color="auto" w:fill="FFFFFF"/>
            <w:tcMar>
              <w:top w:w="0" w:type="dxa"/>
              <w:left w:w="0" w:type="dxa"/>
              <w:bottom w:w="0" w:type="dxa"/>
              <w:right w:w="0" w:type="dxa"/>
            </w:tcMar>
            <w:vAlign w:val="center"/>
          </w:tcPr>
          <w:p w14:paraId="698C13D1" w14:textId="77777777" w:rsidR="00327C67" w:rsidRDefault="00725148">
            <w:pPr>
              <w:spacing w:before="100" w:after="100"/>
              <w:ind w:left="100" w:right="100"/>
            </w:pPr>
            <w:r>
              <w:rPr>
                <w:rFonts w:ascii="Helvetica" w:eastAsia="Helvetica" w:hAnsi="Helvetica" w:cs="Helvetica"/>
                <w:color w:val="000000"/>
                <w:sz w:val="18"/>
                <w:szCs w:val="18"/>
              </w:rPr>
              <w:t>HIV Status</w:t>
            </w:r>
          </w:p>
        </w:tc>
        <w:tc>
          <w:tcPr>
            <w:tcW w:w="1728" w:type="dxa"/>
            <w:shd w:val="clear" w:color="auto" w:fill="FFFFFF"/>
            <w:tcMar>
              <w:top w:w="0" w:type="dxa"/>
              <w:left w:w="0" w:type="dxa"/>
              <w:bottom w:w="0" w:type="dxa"/>
              <w:right w:w="0" w:type="dxa"/>
            </w:tcMar>
            <w:vAlign w:val="center"/>
          </w:tcPr>
          <w:p w14:paraId="3DE11DDB"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004327BD" w14:textId="77777777" w:rsidR="00327C67" w:rsidRDefault="00725148">
            <w:pPr>
              <w:spacing w:before="100" w:after="100"/>
              <w:ind w:left="100" w:right="100"/>
            </w:pPr>
            <w:r>
              <w:rPr>
                <w:rFonts w:ascii="Helvetica" w:eastAsia="Helvetica" w:hAnsi="Helvetica" w:cs="Helvetica"/>
                <w:color w:val="000000"/>
                <w:sz w:val="18"/>
                <w:szCs w:val="18"/>
              </w:rPr>
              <w:t>+</w:t>
            </w:r>
          </w:p>
        </w:tc>
      </w:tr>
      <w:tr w:rsidR="00327C67" w14:paraId="62B27F1F" w14:textId="77777777">
        <w:trPr>
          <w:cantSplit/>
          <w:jc w:val="center"/>
        </w:trPr>
        <w:tc>
          <w:tcPr>
            <w:tcW w:w="2880" w:type="dxa"/>
            <w:shd w:val="clear" w:color="auto" w:fill="EFEFEF"/>
            <w:tcMar>
              <w:top w:w="0" w:type="dxa"/>
              <w:left w:w="0" w:type="dxa"/>
              <w:bottom w:w="0" w:type="dxa"/>
              <w:right w:w="0" w:type="dxa"/>
            </w:tcMar>
            <w:vAlign w:val="center"/>
          </w:tcPr>
          <w:p w14:paraId="71E61770" w14:textId="77777777" w:rsidR="00327C67" w:rsidRDefault="00725148">
            <w:pPr>
              <w:spacing w:before="100" w:after="100"/>
              <w:ind w:left="100" w:right="100"/>
            </w:pPr>
            <w:r>
              <w:rPr>
                <w:rFonts w:ascii="Helvetica" w:eastAsia="Helvetica" w:hAnsi="Helvetica" w:cs="Helvetica"/>
                <w:color w:val="000000"/>
                <w:sz w:val="18"/>
                <w:szCs w:val="18"/>
              </w:rPr>
              <w:t>Past TB contact</w:t>
            </w:r>
          </w:p>
        </w:tc>
        <w:tc>
          <w:tcPr>
            <w:tcW w:w="1728" w:type="dxa"/>
            <w:shd w:val="clear" w:color="auto" w:fill="EFEFEF"/>
            <w:tcMar>
              <w:top w:w="0" w:type="dxa"/>
              <w:left w:w="0" w:type="dxa"/>
              <w:bottom w:w="0" w:type="dxa"/>
              <w:right w:w="0" w:type="dxa"/>
            </w:tcMar>
            <w:vAlign w:val="center"/>
          </w:tcPr>
          <w:p w14:paraId="231E0DB7"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5300D9DB"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64C9DEB2" w14:textId="77777777">
        <w:trPr>
          <w:cantSplit/>
          <w:jc w:val="center"/>
        </w:trPr>
        <w:tc>
          <w:tcPr>
            <w:tcW w:w="2880" w:type="dxa"/>
            <w:shd w:val="clear" w:color="auto" w:fill="FFFFFF"/>
            <w:tcMar>
              <w:top w:w="0" w:type="dxa"/>
              <w:left w:w="0" w:type="dxa"/>
              <w:bottom w:w="0" w:type="dxa"/>
              <w:right w:w="0" w:type="dxa"/>
            </w:tcMar>
            <w:vAlign w:val="center"/>
          </w:tcPr>
          <w:p w14:paraId="74C3BCEC" w14:textId="77777777" w:rsidR="00327C67" w:rsidRDefault="00725148">
            <w:pPr>
              <w:spacing w:before="100" w:after="100"/>
              <w:ind w:left="100" w:right="100"/>
            </w:pPr>
            <w:r>
              <w:rPr>
                <w:rFonts w:ascii="Helvetica" w:eastAsia="Helvetica" w:hAnsi="Helvetica" w:cs="Helvetica"/>
                <w:color w:val="000000"/>
                <w:sz w:val="18"/>
                <w:szCs w:val="18"/>
              </w:rPr>
              <w:t>TB-suggested symptoms</w:t>
            </w:r>
          </w:p>
        </w:tc>
        <w:tc>
          <w:tcPr>
            <w:tcW w:w="1728" w:type="dxa"/>
            <w:shd w:val="clear" w:color="auto" w:fill="FFFFFF"/>
            <w:tcMar>
              <w:top w:w="0" w:type="dxa"/>
              <w:left w:w="0" w:type="dxa"/>
              <w:bottom w:w="0" w:type="dxa"/>
              <w:right w:w="0" w:type="dxa"/>
            </w:tcMar>
            <w:vAlign w:val="center"/>
          </w:tcPr>
          <w:p w14:paraId="1433A2D2"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1BFA1A26"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7BEE5202" w14:textId="77777777">
        <w:trPr>
          <w:cantSplit/>
          <w:jc w:val="center"/>
        </w:trPr>
        <w:tc>
          <w:tcPr>
            <w:tcW w:w="2880" w:type="dxa"/>
            <w:shd w:val="clear" w:color="auto" w:fill="EFEFEF"/>
            <w:tcMar>
              <w:top w:w="0" w:type="dxa"/>
              <w:left w:w="0" w:type="dxa"/>
              <w:bottom w:w="0" w:type="dxa"/>
              <w:right w:w="0" w:type="dxa"/>
            </w:tcMar>
            <w:vAlign w:val="center"/>
          </w:tcPr>
          <w:p w14:paraId="2F714A07" w14:textId="77777777" w:rsidR="00327C67" w:rsidRDefault="00725148">
            <w:pPr>
              <w:spacing w:before="100" w:after="100"/>
              <w:ind w:left="100" w:right="100"/>
            </w:pPr>
            <w:r>
              <w:rPr>
                <w:rFonts w:ascii="Helvetica" w:eastAsia="Helvetica" w:hAnsi="Helvetica" w:cs="Helvetica"/>
                <w:color w:val="000000"/>
                <w:sz w:val="18"/>
                <w:szCs w:val="18"/>
              </w:rPr>
              <w:t>Local motor deficit</w:t>
            </w:r>
          </w:p>
        </w:tc>
        <w:tc>
          <w:tcPr>
            <w:tcW w:w="1728" w:type="dxa"/>
            <w:shd w:val="clear" w:color="auto" w:fill="EFEFEF"/>
            <w:tcMar>
              <w:top w:w="0" w:type="dxa"/>
              <w:left w:w="0" w:type="dxa"/>
              <w:bottom w:w="0" w:type="dxa"/>
              <w:right w:w="0" w:type="dxa"/>
            </w:tcMar>
            <w:vAlign w:val="center"/>
          </w:tcPr>
          <w:p w14:paraId="2831AF95"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1529B415"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08DB3C0D" w14:textId="77777777">
        <w:trPr>
          <w:cantSplit/>
          <w:jc w:val="center"/>
        </w:trPr>
        <w:tc>
          <w:tcPr>
            <w:tcW w:w="2880" w:type="dxa"/>
            <w:shd w:val="clear" w:color="auto" w:fill="FFFFFF"/>
            <w:tcMar>
              <w:top w:w="0" w:type="dxa"/>
              <w:left w:w="0" w:type="dxa"/>
              <w:bottom w:w="0" w:type="dxa"/>
              <w:right w:w="0" w:type="dxa"/>
            </w:tcMar>
            <w:vAlign w:val="center"/>
          </w:tcPr>
          <w:p w14:paraId="00CD0267" w14:textId="77777777" w:rsidR="00327C67" w:rsidRDefault="00725148">
            <w:pPr>
              <w:spacing w:before="100" w:after="100"/>
              <w:ind w:left="100" w:right="100"/>
            </w:pPr>
            <w:r>
              <w:rPr>
                <w:rFonts w:ascii="Helvetica" w:eastAsia="Helvetica" w:hAnsi="Helvetica" w:cs="Helvetica"/>
                <w:color w:val="000000"/>
                <w:sz w:val="18"/>
                <w:szCs w:val="18"/>
              </w:rPr>
              <w:t>Cranial nerve palsy</w:t>
            </w:r>
          </w:p>
        </w:tc>
        <w:tc>
          <w:tcPr>
            <w:tcW w:w="1728" w:type="dxa"/>
            <w:shd w:val="clear" w:color="auto" w:fill="FFFFFF"/>
            <w:tcMar>
              <w:top w:w="0" w:type="dxa"/>
              <w:left w:w="0" w:type="dxa"/>
              <w:bottom w:w="0" w:type="dxa"/>
              <w:right w:w="0" w:type="dxa"/>
            </w:tcMar>
            <w:vAlign w:val="center"/>
          </w:tcPr>
          <w:p w14:paraId="53E1DDA4"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1B00CD93"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6444E39C" w14:textId="77777777">
        <w:trPr>
          <w:cantSplit/>
          <w:jc w:val="center"/>
        </w:trPr>
        <w:tc>
          <w:tcPr>
            <w:tcW w:w="2880" w:type="dxa"/>
            <w:shd w:val="clear" w:color="auto" w:fill="EFEFEF"/>
            <w:tcMar>
              <w:top w:w="0" w:type="dxa"/>
              <w:left w:w="0" w:type="dxa"/>
              <w:bottom w:w="0" w:type="dxa"/>
              <w:right w:w="0" w:type="dxa"/>
            </w:tcMar>
            <w:vAlign w:val="center"/>
          </w:tcPr>
          <w:p w14:paraId="5D9B6250" w14:textId="77777777" w:rsidR="00327C67" w:rsidRDefault="00725148">
            <w:pPr>
              <w:spacing w:before="100" w:after="100"/>
              <w:ind w:left="100" w:right="100"/>
            </w:pPr>
            <w:r>
              <w:rPr>
                <w:rFonts w:ascii="Helvetica" w:eastAsia="Helvetica" w:hAnsi="Helvetica" w:cs="Helvetica"/>
                <w:color w:val="000000"/>
                <w:sz w:val="18"/>
                <w:szCs w:val="18"/>
              </w:rPr>
              <w:t>Days from onset</w:t>
            </w:r>
          </w:p>
        </w:tc>
        <w:tc>
          <w:tcPr>
            <w:tcW w:w="1728" w:type="dxa"/>
            <w:shd w:val="clear" w:color="auto" w:fill="EFEFEF"/>
            <w:tcMar>
              <w:top w:w="0" w:type="dxa"/>
              <w:left w:w="0" w:type="dxa"/>
              <w:bottom w:w="0" w:type="dxa"/>
              <w:right w:w="0" w:type="dxa"/>
            </w:tcMar>
            <w:vAlign w:val="center"/>
          </w:tcPr>
          <w:p w14:paraId="2D177B9E"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78EE2D18"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1B7314E5" w14:textId="77777777">
        <w:trPr>
          <w:cantSplit/>
          <w:jc w:val="center"/>
        </w:trPr>
        <w:tc>
          <w:tcPr>
            <w:tcW w:w="2880" w:type="dxa"/>
            <w:shd w:val="clear" w:color="auto" w:fill="FFFFFF"/>
            <w:tcMar>
              <w:top w:w="0" w:type="dxa"/>
              <w:left w:w="0" w:type="dxa"/>
              <w:bottom w:w="0" w:type="dxa"/>
              <w:right w:w="0" w:type="dxa"/>
            </w:tcMar>
            <w:vAlign w:val="center"/>
          </w:tcPr>
          <w:p w14:paraId="41DCB51C" w14:textId="77777777" w:rsidR="00327C67" w:rsidRDefault="00725148">
            <w:pPr>
              <w:spacing w:before="100" w:after="100"/>
              <w:ind w:left="100" w:right="100"/>
            </w:pPr>
            <w:r>
              <w:rPr>
                <w:rFonts w:ascii="Helvetica" w:eastAsia="Helvetica" w:hAnsi="Helvetica" w:cs="Helvetica"/>
                <w:color w:val="000000"/>
                <w:sz w:val="18"/>
                <w:szCs w:val="18"/>
              </w:rPr>
              <w:t>PTB/X-Ray</w:t>
            </w:r>
          </w:p>
        </w:tc>
        <w:tc>
          <w:tcPr>
            <w:tcW w:w="1728" w:type="dxa"/>
            <w:shd w:val="clear" w:color="auto" w:fill="FFFFFF"/>
            <w:tcMar>
              <w:top w:w="0" w:type="dxa"/>
              <w:left w:w="0" w:type="dxa"/>
              <w:bottom w:w="0" w:type="dxa"/>
              <w:right w:w="0" w:type="dxa"/>
            </w:tcMar>
            <w:vAlign w:val="center"/>
          </w:tcPr>
          <w:p w14:paraId="4B1CBA0E"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281A7E7C"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2B429676" w14:textId="77777777">
        <w:trPr>
          <w:cantSplit/>
          <w:jc w:val="center"/>
        </w:trPr>
        <w:tc>
          <w:tcPr>
            <w:tcW w:w="2880" w:type="dxa"/>
            <w:shd w:val="clear" w:color="auto" w:fill="EFEFEF"/>
            <w:tcMar>
              <w:top w:w="0" w:type="dxa"/>
              <w:left w:w="0" w:type="dxa"/>
              <w:bottom w:w="0" w:type="dxa"/>
              <w:right w:w="0" w:type="dxa"/>
            </w:tcMar>
            <w:vAlign w:val="center"/>
          </w:tcPr>
          <w:p w14:paraId="28F5515C" w14:textId="77777777" w:rsidR="00327C67" w:rsidRDefault="00725148">
            <w:pPr>
              <w:spacing w:before="100" w:after="100"/>
              <w:ind w:left="100" w:right="100"/>
            </w:pPr>
            <w:r>
              <w:rPr>
                <w:rFonts w:ascii="Helvetica" w:eastAsia="Helvetica" w:hAnsi="Helvetica" w:cs="Helvetica"/>
                <w:color w:val="000000"/>
                <w:sz w:val="18"/>
                <w:szCs w:val="18"/>
              </w:rPr>
              <w:t>MTB/X-Ray</w:t>
            </w:r>
          </w:p>
        </w:tc>
        <w:tc>
          <w:tcPr>
            <w:tcW w:w="1728" w:type="dxa"/>
            <w:shd w:val="clear" w:color="auto" w:fill="EFEFEF"/>
            <w:tcMar>
              <w:top w:w="0" w:type="dxa"/>
              <w:left w:w="0" w:type="dxa"/>
              <w:bottom w:w="0" w:type="dxa"/>
              <w:right w:w="0" w:type="dxa"/>
            </w:tcMar>
            <w:vAlign w:val="center"/>
          </w:tcPr>
          <w:p w14:paraId="663F0ACA"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1B8DD574"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23164384" w14:textId="77777777">
        <w:trPr>
          <w:cantSplit/>
          <w:jc w:val="center"/>
        </w:trPr>
        <w:tc>
          <w:tcPr>
            <w:tcW w:w="2880" w:type="dxa"/>
            <w:shd w:val="clear" w:color="auto" w:fill="FFFFFF"/>
            <w:tcMar>
              <w:top w:w="0" w:type="dxa"/>
              <w:left w:w="0" w:type="dxa"/>
              <w:bottom w:w="0" w:type="dxa"/>
              <w:right w:w="0" w:type="dxa"/>
            </w:tcMar>
            <w:vAlign w:val="center"/>
          </w:tcPr>
          <w:p w14:paraId="3493061C" w14:textId="77777777" w:rsidR="00327C67" w:rsidRDefault="00725148">
            <w:pPr>
              <w:spacing w:before="100" w:after="100"/>
              <w:ind w:left="100" w:right="100"/>
            </w:pPr>
            <w:r>
              <w:rPr>
                <w:rFonts w:ascii="Helvetica" w:eastAsia="Helvetica" w:hAnsi="Helvetica" w:cs="Helvetica"/>
                <w:color w:val="000000"/>
                <w:sz w:val="18"/>
                <w:szCs w:val="18"/>
              </w:rPr>
              <w:t>GCS</w:t>
            </w:r>
          </w:p>
        </w:tc>
        <w:tc>
          <w:tcPr>
            <w:tcW w:w="1728" w:type="dxa"/>
            <w:shd w:val="clear" w:color="auto" w:fill="FFFFFF"/>
            <w:tcMar>
              <w:top w:w="0" w:type="dxa"/>
              <w:left w:w="0" w:type="dxa"/>
              <w:bottom w:w="0" w:type="dxa"/>
              <w:right w:w="0" w:type="dxa"/>
            </w:tcMar>
            <w:vAlign w:val="center"/>
          </w:tcPr>
          <w:p w14:paraId="075E2077"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411022DD"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08142DDF" w14:textId="77777777">
        <w:trPr>
          <w:cantSplit/>
          <w:jc w:val="center"/>
        </w:trPr>
        <w:tc>
          <w:tcPr>
            <w:tcW w:w="2880" w:type="dxa"/>
            <w:shd w:val="clear" w:color="auto" w:fill="EFEFEF"/>
            <w:tcMar>
              <w:top w:w="0" w:type="dxa"/>
              <w:left w:w="0" w:type="dxa"/>
              <w:bottom w:w="0" w:type="dxa"/>
              <w:right w:w="0" w:type="dxa"/>
            </w:tcMar>
            <w:vAlign w:val="center"/>
          </w:tcPr>
          <w:p w14:paraId="2828E084" w14:textId="77777777" w:rsidR="00327C67" w:rsidRDefault="00725148">
            <w:pPr>
              <w:spacing w:before="100" w:after="100"/>
              <w:ind w:left="100" w:right="100"/>
            </w:pPr>
            <w:r>
              <w:rPr>
                <w:rFonts w:ascii="Helvetica" w:eastAsia="Helvetica" w:hAnsi="Helvetica" w:cs="Helvetica"/>
                <w:color w:val="000000"/>
                <w:sz w:val="18"/>
                <w:szCs w:val="18"/>
              </w:rPr>
              <w:t>Cryptococcus Antigen/Indian Ink</w:t>
            </w:r>
          </w:p>
        </w:tc>
        <w:tc>
          <w:tcPr>
            <w:tcW w:w="1728" w:type="dxa"/>
            <w:shd w:val="clear" w:color="auto" w:fill="EFEFEF"/>
            <w:tcMar>
              <w:top w:w="0" w:type="dxa"/>
              <w:left w:w="0" w:type="dxa"/>
              <w:bottom w:w="0" w:type="dxa"/>
              <w:right w:w="0" w:type="dxa"/>
            </w:tcMar>
            <w:vAlign w:val="center"/>
          </w:tcPr>
          <w:p w14:paraId="4339FF52"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2304BEB0"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32BC5FF9" w14:textId="77777777">
        <w:trPr>
          <w:cantSplit/>
          <w:jc w:val="center"/>
        </w:trPr>
        <w:tc>
          <w:tcPr>
            <w:tcW w:w="2880" w:type="dxa"/>
            <w:shd w:val="clear" w:color="auto" w:fill="FFFFFF"/>
            <w:tcMar>
              <w:top w:w="0" w:type="dxa"/>
              <w:left w:w="0" w:type="dxa"/>
              <w:bottom w:w="0" w:type="dxa"/>
              <w:right w:w="0" w:type="dxa"/>
            </w:tcMar>
            <w:vAlign w:val="center"/>
          </w:tcPr>
          <w:p w14:paraId="093085E1" w14:textId="77777777" w:rsidR="00327C67" w:rsidRDefault="00725148">
            <w:pPr>
              <w:spacing w:before="100" w:after="100"/>
              <w:ind w:left="100" w:right="100"/>
            </w:pPr>
            <w:r>
              <w:rPr>
                <w:rFonts w:ascii="Helvetica" w:eastAsia="Helvetica" w:hAnsi="Helvetica" w:cs="Helvetica"/>
                <w:color w:val="000000"/>
                <w:sz w:val="18"/>
                <w:szCs w:val="18"/>
              </w:rPr>
              <w:t>Blood Glucose</w:t>
            </w:r>
          </w:p>
        </w:tc>
        <w:tc>
          <w:tcPr>
            <w:tcW w:w="1728" w:type="dxa"/>
            <w:shd w:val="clear" w:color="auto" w:fill="FFFFFF"/>
            <w:tcMar>
              <w:top w:w="0" w:type="dxa"/>
              <w:left w:w="0" w:type="dxa"/>
              <w:bottom w:w="0" w:type="dxa"/>
              <w:right w:w="0" w:type="dxa"/>
            </w:tcMar>
            <w:vAlign w:val="center"/>
          </w:tcPr>
          <w:p w14:paraId="258CAF41"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212C1207"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1F10FEA4" w14:textId="77777777">
        <w:trPr>
          <w:cantSplit/>
          <w:jc w:val="center"/>
        </w:trPr>
        <w:tc>
          <w:tcPr>
            <w:tcW w:w="2880" w:type="dxa"/>
            <w:shd w:val="clear" w:color="auto" w:fill="EFEFEF"/>
            <w:tcMar>
              <w:top w:w="0" w:type="dxa"/>
              <w:left w:w="0" w:type="dxa"/>
              <w:bottom w:w="0" w:type="dxa"/>
              <w:right w:w="0" w:type="dxa"/>
            </w:tcMar>
            <w:vAlign w:val="center"/>
          </w:tcPr>
          <w:p w14:paraId="7FBAAD98" w14:textId="77777777" w:rsidR="00327C67" w:rsidRDefault="00725148">
            <w:pPr>
              <w:spacing w:before="100" w:after="100"/>
              <w:ind w:left="100" w:right="100"/>
            </w:pPr>
            <w:r>
              <w:rPr>
                <w:rFonts w:ascii="Helvetica" w:eastAsia="Helvetica" w:hAnsi="Helvetica" w:cs="Helvetica"/>
                <w:color w:val="000000"/>
                <w:sz w:val="18"/>
                <w:szCs w:val="18"/>
              </w:rPr>
              <w:t>CSF Glucose</w:t>
            </w:r>
          </w:p>
        </w:tc>
        <w:tc>
          <w:tcPr>
            <w:tcW w:w="1728" w:type="dxa"/>
            <w:shd w:val="clear" w:color="auto" w:fill="EFEFEF"/>
            <w:tcMar>
              <w:top w:w="0" w:type="dxa"/>
              <w:left w:w="0" w:type="dxa"/>
              <w:bottom w:w="0" w:type="dxa"/>
              <w:right w:w="0" w:type="dxa"/>
            </w:tcMar>
            <w:vAlign w:val="center"/>
          </w:tcPr>
          <w:p w14:paraId="37A28DC4"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72256141" w14:textId="77777777" w:rsidR="00327C67" w:rsidRDefault="00725148">
            <w:pPr>
              <w:spacing w:before="100" w:after="100"/>
              <w:ind w:left="100" w:right="100"/>
            </w:pPr>
            <w:r>
              <w:rPr>
                <w:rFonts w:ascii="Helvetica" w:eastAsia="Helvetica" w:hAnsi="Helvetica" w:cs="Helvetica"/>
                <w:color w:val="000000"/>
                <w:sz w:val="18"/>
                <w:szCs w:val="18"/>
              </w:rPr>
              <w:t>?</w:t>
            </w:r>
          </w:p>
        </w:tc>
      </w:tr>
      <w:tr w:rsidR="00327C67" w14:paraId="055EB2A1" w14:textId="77777777">
        <w:trPr>
          <w:cantSplit/>
          <w:jc w:val="center"/>
        </w:trPr>
        <w:tc>
          <w:tcPr>
            <w:tcW w:w="2880" w:type="dxa"/>
            <w:shd w:val="clear" w:color="auto" w:fill="FFFFFF"/>
            <w:tcMar>
              <w:top w:w="0" w:type="dxa"/>
              <w:left w:w="0" w:type="dxa"/>
              <w:bottom w:w="0" w:type="dxa"/>
              <w:right w:w="0" w:type="dxa"/>
            </w:tcMar>
            <w:vAlign w:val="center"/>
          </w:tcPr>
          <w:p w14:paraId="6A058F26" w14:textId="77777777" w:rsidR="00327C67" w:rsidRDefault="00725148">
            <w:pPr>
              <w:spacing w:before="100" w:after="100"/>
              <w:ind w:left="100" w:right="100"/>
            </w:pPr>
            <w:r>
              <w:rPr>
                <w:rFonts w:ascii="Helvetica" w:eastAsia="Helvetica" w:hAnsi="Helvetica" w:cs="Helvetica"/>
                <w:color w:val="000000"/>
                <w:sz w:val="18"/>
                <w:szCs w:val="18"/>
              </w:rPr>
              <w:t>CSF Lymphocyte Count</w:t>
            </w:r>
          </w:p>
        </w:tc>
        <w:tc>
          <w:tcPr>
            <w:tcW w:w="1728" w:type="dxa"/>
            <w:shd w:val="clear" w:color="auto" w:fill="FFFFFF"/>
            <w:tcMar>
              <w:top w:w="0" w:type="dxa"/>
              <w:left w:w="0" w:type="dxa"/>
              <w:bottom w:w="0" w:type="dxa"/>
              <w:right w:w="0" w:type="dxa"/>
            </w:tcMar>
            <w:vAlign w:val="center"/>
          </w:tcPr>
          <w:p w14:paraId="7251A022"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407937CE" w14:textId="77777777" w:rsidR="00327C67" w:rsidRDefault="00725148">
            <w:pPr>
              <w:spacing w:before="100" w:after="100"/>
              <w:ind w:left="100" w:right="100"/>
            </w:pPr>
            <w:r>
              <w:rPr>
                <w:rFonts w:ascii="Helvetica" w:eastAsia="Helvetica" w:hAnsi="Helvetica" w:cs="Helvetica"/>
                <w:color w:val="000000"/>
                <w:sz w:val="18"/>
                <w:szCs w:val="18"/>
              </w:rPr>
              <w:t>?</w:t>
            </w:r>
          </w:p>
        </w:tc>
      </w:tr>
      <w:tr w:rsidR="00327C67" w14:paraId="4443D2C5" w14:textId="77777777">
        <w:trPr>
          <w:cantSplit/>
          <w:jc w:val="center"/>
        </w:trPr>
        <w:tc>
          <w:tcPr>
            <w:tcW w:w="2880" w:type="dxa"/>
            <w:shd w:val="clear" w:color="auto" w:fill="EFEFEF"/>
            <w:tcMar>
              <w:top w:w="0" w:type="dxa"/>
              <w:left w:w="0" w:type="dxa"/>
              <w:bottom w:w="0" w:type="dxa"/>
              <w:right w:w="0" w:type="dxa"/>
            </w:tcMar>
            <w:vAlign w:val="center"/>
          </w:tcPr>
          <w:p w14:paraId="1CF78755" w14:textId="77777777" w:rsidR="00327C67" w:rsidRDefault="00725148">
            <w:pPr>
              <w:spacing w:before="100" w:after="100"/>
              <w:ind w:left="100" w:right="100"/>
            </w:pPr>
            <w:r>
              <w:rPr>
                <w:rFonts w:ascii="Helvetica" w:eastAsia="Helvetica" w:hAnsi="Helvetica" w:cs="Helvetica"/>
                <w:color w:val="000000"/>
                <w:sz w:val="18"/>
                <w:szCs w:val="18"/>
              </w:rPr>
              <w:t>CSF Neutrophil Count</w:t>
            </w:r>
          </w:p>
        </w:tc>
        <w:tc>
          <w:tcPr>
            <w:tcW w:w="1728" w:type="dxa"/>
            <w:shd w:val="clear" w:color="auto" w:fill="EFEFEF"/>
            <w:tcMar>
              <w:top w:w="0" w:type="dxa"/>
              <w:left w:w="0" w:type="dxa"/>
              <w:bottom w:w="0" w:type="dxa"/>
              <w:right w:w="0" w:type="dxa"/>
            </w:tcMar>
            <w:vAlign w:val="center"/>
          </w:tcPr>
          <w:p w14:paraId="5F0F8E3C"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72D08323" w14:textId="77777777" w:rsidR="00327C67" w:rsidRDefault="00725148">
            <w:pPr>
              <w:spacing w:before="100" w:after="100"/>
              <w:ind w:left="100" w:right="100"/>
            </w:pPr>
            <w:r>
              <w:rPr>
                <w:rFonts w:ascii="Helvetica" w:eastAsia="Helvetica" w:hAnsi="Helvetica" w:cs="Helvetica"/>
                <w:color w:val="000000"/>
                <w:sz w:val="18"/>
                <w:szCs w:val="18"/>
              </w:rPr>
              <w:t>?</w:t>
            </w:r>
          </w:p>
        </w:tc>
      </w:tr>
      <w:tr w:rsidR="00327C67" w14:paraId="4E907B42" w14:textId="77777777">
        <w:trPr>
          <w:cantSplit/>
          <w:jc w:val="center"/>
        </w:trPr>
        <w:tc>
          <w:tcPr>
            <w:tcW w:w="2880" w:type="dxa"/>
            <w:shd w:val="clear" w:color="auto" w:fill="FFFFFF"/>
            <w:tcMar>
              <w:top w:w="0" w:type="dxa"/>
              <w:left w:w="0" w:type="dxa"/>
              <w:bottom w:w="0" w:type="dxa"/>
              <w:right w:w="0" w:type="dxa"/>
            </w:tcMar>
            <w:vAlign w:val="center"/>
          </w:tcPr>
          <w:p w14:paraId="78F9AF8C" w14:textId="77777777" w:rsidR="00327C67" w:rsidRDefault="00725148">
            <w:pPr>
              <w:spacing w:before="100" w:after="100"/>
              <w:ind w:left="100" w:right="100"/>
            </w:pPr>
            <w:r>
              <w:rPr>
                <w:rFonts w:ascii="Helvetica" w:eastAsia="Helvetica" w:hAnsi="Helvetica" w:cs="Helvetica"/>
                <w:color w:val="000000"/>
                <w:sz w:val="18"/>
                <w:szCs w:val="18"/>
              </w:rPr>
              <w:t>CSF Protein</w:t>
            </w:r>
          </w:p>
        </w:tc>
        <w:tc>
          <w:tcPr>
            <w:tcW w:w="1728" w:type="dxa"/>
            <w:shd w:val="clear" w:color="auto" w:fill="FFFFFF"/>
            <w:tcMar>
              <w:top w:w="0" w:type="dxa"/>
              <w:left w:w="0" w:type="dxa"/>
              <w:bottom w:w="0" w:type="dxa"/>
              <w:right w:w="0" w:type="dxa"/>
            </w:tcMar>
            <w:vAlign w:val="center"/>
          </w:tcPr>
          <w:p w14:paraId="1DD081DA"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63124290" w14:textId="77777777" w:rsidR="00327C67" w:rsidRDefault="00725148">
            <w:pPr>
              <w:spacing w:before="100" w:after="100"/>
              <w:ind w:left="100" w:right="100"/>
            </w:pPr>
            <w:r>
              <w:rPr>
                <w:rFonts w:ascii="Helvetica" w:eastAsia="Helvetica" w:hAnsi="Helvetica" w:cs="Helvetica"/>
                <w:color w:val="000000"/>
                <w:sz w:val="18"/>
                <w:szCs w:val="18"/>
              </w:rPr>
              <w:t>?</w:t>
            </w:r>
          </w:p>
        </w:tc>
      </w:tr>
      <w:tr w:rsidR="00327C67" w14:paraId="38B78EB5" w14:textId="77777777">
        <w:trPr>
          <w:cantSplit/>
          <w:jc w:val="center"/>
        </w:trPr>
        <w:tc>
          <w:tcPr>
            <w:tcW w:w="2880" w:type="dxa"/>
            <w:shd w:val="clear" w:color="auto" w:fill="EFEFEF"/>
            <w:tcMar>
              <w:top w:w="0" w:type="dxa"/>
              <w:left w:w="0" w:type="dxa"/>
              <w:bottom w:w="0" w:type="dxa"/>
              <w:right w:w="0" w:type="dxa"/>
            </w:tcMar>
            <w:vAlign w:val="center"/>
          </w:tcPr>
          <w:p w14:paraId="17D570DD" w14:textId="77777777" w:rsidR="00327C67" w:rsidRDefault="00725148">
            <w:pPr>
              <w:spacing w:before="100" w:after="100"/>
              <w:ind w:left="100" w:right="100"/>
            </w:pPr>
            <w:r>
              <w:rPr>
                <w:rFonts w:ascii="Helvetica" w:eastAsia="Helvetica" w:hAnsi="Helvetica" w:cs="Helvetica"/>
                <w:color w:val="000000"/>
                <w:sz w:val="18"/>
                <w:szCs w:val="18"/>
              </w:rPr>
              <w:t>CSF Lactate</w:t>
            </w:r>
          </w:p>
        </w:tc>
        <w:tc>
          <w:tcPr>
            <w:tcW w:w="1728" w:type="dxa"/>
            <w:shd w:val="clear" w:color="auto" w:fill="EFEFEF"/>
            <w:tcMar>
              <w:top w:w="0" w:type="dxa"/>
              <w:left w:w="0" w:type="dxa"/>
              <w:bottom w:w="0" w:type="dxa"/>
              <w:right w:w="0" w:type="dxa"/>
            </w:tcMar>
            <w:vAlign w:val="center"/>
          </w:tcPr>
          <w:p w14:paraId="7257989C"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2586A012" w14:textId="77777777" w:rsidR="00327C67" w:rsidRDefault="00725148">
            <w:pPr>
              <w:spacing w:before="100" w:after="100"/>
              <w:ind w:left="100" w:right="100"/>
            </w:pPr>
            <w:r>
              <w:rPr>
                <w:rFonts w:ascii="Helvetica" w:eastAsia="Helvetica" w:hAnsi="Helvetica" w:cs="Helvetica"/>
                <w:color w:val="000000"/>
                <w:sz w:val="18"/>
                <w:szCs w:val="18"/>
              </w:rPr>
              <w:t>?</w:t>
            </w:r>
          </w:p>
        </w:tc>
      </w:tr>
      <w:tr w:rsidR="00327C67" w14:paraId="6878CAA3" w14:textId="77777777">
        <w:trPr>
          <w:cantSplit/>
          <w:jc w:val="center"/>
        </w:trPr>
        <w:tc>
          <w:tcPr>
            <w:tcW w:w="2880" w:type="dxa"/>
            <w:shd w:val="clear" w:color="auto" w:fill="FFFFFF"/>
            <w:tcMar>
              <w:top w:w="0" w:type="dxa"/>
              <w:left w:w="0" w:type="dxa"/>
              <w:bottom w:w="0" w:type="dxa"/>
              <w:right w:w="0" w:type="dxa"/>
            </w:tcMar>
            <w:vAlign w:val="center"/>
          </w:tcPr>
          <w:p w14:paraId="74EA8A1F" w14:textId="77777777" w:rsidR="00327C67" w:rsidRDefault="00725148">
            <w:pPr>
              <w:spacing w:before="100" w:after="100"/>
              <w:ind w:left="100" w:right="100"/>
            </w:pPr>
            <w:r>
              <w:rPr>
                <w:rFonts w:ascii="Helvetica" w:eastAsia="Helvetica" w:hAnsi="Helvetica" w:cs="Helvetica"/>
                <w:color w:val="000000"/>
                <w:sz w:val="18"/>
                <w:szCs w:val="18"/>
              </w:rPr>
              <w:t xml:space="preserve">CSF </w:t>
            </w:r>
            <w:proofErr w:type="spellStart"/>
            <w:r>
              <w:rPr>
                <w:rFonts w:ascii="Helvetica" w:eastAsia="Helvetica" w:hAnsi="Helvetica" w:cs="Helvetica"/>
                <w:color w:val="000000"/>
                <w:sz w:val="18"/>
                <w:szCs w:val="18"/>
              </w:rPr>
              <w:t>Oeosinophil</w:t>
            </w:r>
            <w:proofErr w:type="spellEnd"/>
            <w:r>
              <w:rPr>
                <w:rFonts w:ascii="Helvetica" w:eastAsia="Helvetica" w:hAnsi="Helvetica" w:cs="Helvetica"/>
                <w:color w:val="000000"/>
                <w:sz w:val="18"/>
                <w:szCs w:val="18"/>
              </w:rPr>
              <w:t xml:space="preserve"> Count</w:t>
            </w:r>
          </w:p>
        </w:tc>
        <w:tc>
          <w:tcPr>
            <w:tcW w:w="1728" w:type="dxa"/>
            <w:shd w:val="clear" w:color="auto" w:fill="FFFFFF"/>
            <w:tcMar>
              <w:top w:w="0" w:type="dxa"/>
              <w:left w:w="0" w:type="dxa"/>
              <w:bottom w:w="0" w:type="dxa"/>
              <w:right w:w="0" w:type="dxa"/>
            </w:tcMar>
            <w:vAlign w:val="center"/>
          </w:tcPr>
          <w:p w14:paraId="64C1B554"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FFFFFF"/>
            <w:tcMar>
              <w:top w:w="0" w:type="dxa"/>
              <w:left w:w="0" w:type="dxa"/>
              <w:bottom w:w="0" w:type="dxa"/>
              <w:right w:w="0" w:type="dxa"/>
            </w:tcMar>
            <w:vAlign w:val="center"/>
          </w:tcPr>
          <w:p w14:paraId="76565145"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58719036" w14:textId="77777777">
        <w:trPr>
          <w:cantSplit/>
          <w:jc w:val="center"/>
        </w:trPr>
        <w:tc>
          <w:tcPr>
            <w:tcW w:w="2880" w:type="dxa"/>
            <w:shd w:val="clear" w:color="auto" w:fill="EFEFEF"/>
            <w:tcMar>
              <w:top w:w="0" w:type="dxa"/>
              <w:left w:w="0" w:type="dxa"/>
              <w:bottom w:w="0" w:type="dxa"/>
              <w:right w:w="0" w:type="dxa"/>
            </w:tcMar>
            <w:vAlign w:val="center"/>
          </w:tcPr>
          <w:p w14:paraId="7D02B1BE" w14:textId="77777777" w:rsidR="00327C67" w:rsidRDefault="00725148">
            <w:pPr>
              <w:spacing w:before="100" w:after="100"/>
              <w:ind w:left="100" w:right="100"/>
            </w:pPr>
            <w:r>
              <w:rPr>
                <w:rFonts w:ascii="Helvetica" w:eastAsia="Helvetica" w:hAnsi="Helvetica" w:cs="Helvetica"/>
                <w:color w:val="000000"/>
                <w:sz w:val="18"/>
                <w:szCs w:val="18"/>
              </w:rPr>
              <w:t>CSF RBC Count</w:t>
            </w:r>
          </w:p>
        </w:tc>
        <w:tc>
          <w:tcPr>
            <w:tcW w:w="1728" w:type="dxa"/>
            <w:shd w:val="clear" w:color="auto" w:fill="EFEFEF"/>
            <w:tcMar>
              <w:top w:w="0" w:type="dxa"/>
              <w:left w:w="0" w:type="dxa"/>
              <w:bottom w:w="0" w:type="dxa"/>
              <w:right w:w="0" w:type="dxa"/>
            </w:tcMar>
            <w:vAlign w:val="center"/>
          </w:tcPr>
          <w:p w14:paraId="6B69C0C1" w14:textId="77777777" w:rsidR="00327C67" w:rsidRDefault="00725148">
            <w:pPr>
              <w:spacing w:before="100" w:after="100"/>
              <w:ind w:left="100" w:right="100"/>
            </w:pPr>
            <w:r>
              <w:rPr>
                <w:rFonts w:ascii="Helvetica" w:eastAsia="Helvetica" w:hAnsi="Helvetica" w:cs="Helvetica"/>
                <w:color w:val="000000"/>
                <w:sz w:val="18"/>
                <w:szCs w:val="18"/>
              </w:rPr>
              <w:t>-</w:t>
            </w:r>
          </w:p>
        </w:tc>
        <w:tc>
          <w:tcPr>
            <w:tcW w:w="1728" w:type="dxa"/>
            <w:shd w:val="clear" w:color="auto" w:fill="EFEFEF"/>
            <w:tcMar>
              <w:top w:w="0" w:type="dxa"/>
              <w:left w:w="0" w:type="dxa"/>
              <w:bottom w:w="0" w:type="dxa"/>
              <w:right w:w="0" w:type="dxa"/>
            </w:tcMar>
            <w:vAlign w:val="center"/>
          </w:tcPr>
          <w:p w14:paraId="53149A55" w14:textId="77777777" w:rsidR="00327C67" w:rsidRDefault="00725148">
            <w:pPr>
              <w:spacing w:before="100" w:after="100"/>
              <w:ind w:left="100" w:right="100"/>
            </w:pPr>
            <w:r>
              <w:rPr>
                <w:rFonts w:ascii="Helvetica" w:eastAsia="Helvetica" w:hAnsi="Helvetica" w:cs="Helvetica"/>
                <w:color w:val="000000"/>
                <w:sz w:val="18"/>
                <w:szCs w:val="18"/>
              </w:rPr>
              <w:t>0</w:t>
            </w:r>
          </w:p>
        </w:tc>
      </w:tr>
      <w:tr w:rsidR="00327C67" w14:paraId="45B21A69" w14:textId="77777777">
        <w:trPr>
          <w:cantSplit/>
          <w:jc w:val="center"/>
        </w:trPr>
        <w:tc>
          <w:tcPr>
            <w:tcW w:w="6336" w:type="dxa"/>
            <w:gridSpan w:val="3"/>
            <w:shd w:val="clear" w:color="auto" w:fill="CFCFCF"/>
            <w:tcMar>
              <w:top w:w="0" w:type="dxa"/>
              <w:left w:w="0" w:type="dxa"/>
              <w:bottom w:w="0" w:type="dxa"/>
              <w:right w:w="0" w:type="dxa"/>
            </w:tcMar>
            <w:vAlign w:val="center"/>
          </w:tcPr>
          <w:p w14:paraId="17B63F96" w14:textId="67C66244" w:rsidR="00327C67" w:rsidRDefault="00725148">
            <w:pPr>
              <w:spacing w:before="100" w:after="100"/>
              <w:ind w:left="100" w:right="100"/>
            </w:pPr>
            <w:r>
              <w:rPr>
                <w:rFonts w:ascii="Helvetica" w:eastAsia="Helvetica" w:hAnsi="Helvetica" w:cs="Helvetica"/>
                <w:i/>
                <w:color w:val="000000"/>
                <w:sz w:val="18"/>
                <w:szCs w:val="18"/>
              </w:rPr>
              <w:t>"+",</w:t>
            </w:r>
            <w:ins w:id="56" w:author="Ronald Geskus [2]" w:date="2021-11-02T09:20:00Z">
              <w:r w:rsidR="00FE5DD8">
                <w:rPr>
                  <w:rFonts w:ascii="Helvetica" w:eastAsia="Helvetica" w:hAnsi="Helvetica" w:cs="Helvetica"/>
                  <w:i/>
                  <w:color w:val="000000"/>
                  <w:sz w:val="18"/>
                  <w:szCs w:val="18"/>
                </w:rPr>
                <w:t xml:space="preserve"> "+/-" </w:t>
              </w:r>
              <w:proofErr w:type="gramStart"/>
              <w:r w:rsidR="00FE5DD8">
                <w:rPr>
                  <w:rFonts w:ascii="Helvetica" w:eastAsia="Helvetica" w:hAnsi="Helvetica" w:cs="Helvetica"/>
                  <w:i/>
                  <w:color w:val="000000"/>
                  <w:sz w:val="18"/>
                  <w:szCs w:val="18"/>
                </w:rPr>
                <w:t xml:space="preserve">and </w:t>
              </w:r>
            </w:ins>
            <w:r>
              <w:rPr>
                <w:rFonts w:ascii="Helvetica" w:eastAsia="Helvetica" w:hAnsi="Helvetica" w:cs="Helvetica"/>
                <w:i/>
                <w:color w:val="000000"/>
                <w:sz w:val="18"/>
                <w:szCs w:val="18"/>
              </w:rPr>
              <w:t xml:space="preserve"> "</w:t>
            </w:r>
            <w:proofErr w:type="gramEnd"/>
            <w:r>
              <w:rPr>
                <w:rFonts w:ascii="Helvetica" w:eastAsia="Helvetica" w:hAnsi="Helvetica" w:cs="Helvetica"/>
                <w:i/>
                <w:color w:val="000000"/>
                <w:sz w:val="18"/>
                <w:szCs w:val="18"/>
              </w:rPr>
              <w:t>-"</w:t>
            </w:r>
            <w:del w:id="57" w:author="Ronald Geskus [2]" w:date="2021-11-02T09:20:00Z">
              <w:r w:rsidDel="00FE5DD8">
                <w:rPr>
                  <w:rFonts w:ascii="Helvetica" w:eastAsia="Helvetica" w:hAnsi="Helvetica" w:cs="Helvetica"/>
                  <w:i/>
                  <w:color w:val="000000"/>
                  <w:sz w:val="18"/>
                  <w:szCs w:val="18"/>
                </w:rPr>
                <w:delText>, and</w:delText>
              </w:r>
            </w:del>
            <w:r>
              <w:rPr>
                <w:rFonts w:ascii="Helvetica" w:eastAsia="Helvetica" w:hAnsi="Helvetica" w:cs="Helvetica"/>
                <w:i/>
                <w:color w:val="000000"/>
                <w:sz w:val="18"/>
                <w:szCs w:val="18"/>
              </w:rPr>
              <w:t xml:space="preserve"> </w:t>
            </w:r>
            <w:del w:id="58" w:author="Ronald Geskus [2]" w:date="2021-11-02T09:20:00Z">
              <w:r w:rsidDel="00FE5DD8">
                <w:rPr>
                  <w:rFonts w:ascii="Helvetica" w:eastAsia="Helvetica" w:hAnsi="Helvetica" w:cs="Helvetica"/>
                  <w:i/>
                  <w:color w:val="000000"/>
                  <w:sz w:val="18"/>
                  <w:szCs w:val="18"/>
                </w:rPr>
                <w:delText>"+/-"</w:delText>
              </w:r>
            </w:del>
            <w:r>
              <w:rPr>
                <w:rFonts w:ascii="Helvetica" w:eastAsia="Helvetica" w:hAnsi="Helvetica" w:cs="Helvetica"/>
                <w:i/>
                <w:color w:val="000000"/>
                <w:sz w:val="18"/>
                <w:szCs w:val="18"/>
              </w:rPr>
              <w:t xml:space="preserve"> reflect</w:t>
            </w:r>
            <w:del w:id="59" w:author="Ronald Geskus [2]" w:date="2021-11-02T09:20:00Z">
              <w:r w:rsidDel="00FE5DD8">
                <w:rPr>
                  <w:rFonts w:ascii="Helvetica" w:eastAsia="Helvetica" w:hAnsi="Helvetica" w:cs="Helvetica"/>
                  <w:i/>
                  <w:color w:val="000000"/>
                  <w:sz w:val="18"/>
                  <w:szCs w:val="18"/>
                </w:rPr>
                <w:delText>s</w:delText>
              </w:r>
            </w:del>
            <w:r>
              <w:rPr>
                <w:rFonts w:ascii="Helvetica" w:eastAsia="Helvetica" w:hAnsi="Helvetica" w:cs="Helvetica"/>
                <w:i/>
                <w:color w:val="000000"/>
                <w:sz w:val="18"/>
                <w:szCs w:val="18"/>
              </w:rPr>
              <w:t xml:space="preserve"> prior believes, but no informative prior was imposed</w:t>
            </w:r>
          </w:p>
        </w:tc>
      </w:tr>
      <w:tr w:rsidR="00327C67" w14:paraId="4CDB15D1" w14:textId="77777777">
        <w:trPr>
          <w:cantSplit/>
          <w:jc w:val="center"/>
        </w:trPr>
        <w:tc>
          <w:tcPr>
            <w:tcW w:w="6336" w:type="dxa"/>
            <w:gridSpan w:val="3"/>
            <w:shd w:val="clear" w:color="auto" w:fill="FFFFFF"/>
            <w:tcMar>
              <w:top w:w="0" w:type="dxa"/>
              <w:left w:w="0" w:type="dxa"/>
              <w:bottom w:w="0" w:type="dxa"/>
              <w:right w:w="0" w:type="dxa"/>
            </w:tcMar>
            <w:vAlign w:val="center"/>
          </w:tcPr>
          <w:p w14:paraId="5CABFB78" w14:textId="77777777" w:rsidR="00327C67" w:rsidRDefault="00725148">
            <w:pPr>
              <w:spacing w:before="100" w:after="100"/>
              <w:ind w:left="100" w:right="100"/>
            </w:pPr>
            <w:r>
              <w:rPr>
                <w:rFonts w:ascii="Helvetica" w:eastAsia="Helvetica" w:hAnsi="Helvetica" w:cs="Helvetica"/>
                <w:i/>
                <w:color w:val="000000"/>
                <w:sz w:val="18"/>
                <w:szCs w:val="18"/>
              </w:rPr>
              <w:t>"++" predictors were strongly believed to be positive risk factors</w:t>
            </w:r>
          </w:p>
        </w:tc>
      </w:tr>
      <w:tr w:rsidR="00327C67" w14:paraId="49B1F1A9" w14:textId="77777777">
        <w:trPr>
          <w:cantSplit/>
          <w:jc w:val="center"/>
        </w:trPr>
        <w:tc>
          <w:tcPr>
            <w:tcW w:w="6336" w:type="dxa"/>
            <w:gridSpan w:val="3"/>
            <w:shd w:val="clear" w:color="auto" w:fill="CFCFCF"/>
            <w:tcMar>
              <w:top w:w="0" w:type="dxa"/>
              <w:left w:w="0" w:type="dxa"/>
              <w:bottom w:w="0" w:type="dxa"/>
              <w:right w:w="0" w:type="dxa"/>
            </w:tcMar>
            <w:vAlign w:val="center"/>
          </w:tcPr>
          <w:p w14:paraId="0BE0C9FF" w14:textId="77777777" w:rsidR="00327C67" w:rsidRDefault="00725148">
            <w:pPr>
              <w:spacing w:before="100" w:after="100"/>
              <w:ind w:left="100" w:right="100"/>
            </w:pPr>
            <w:r>
              <w:rPr>
                <w:rFonts w:ascii="Helvetica" w:eastAsia="Helvetica" w:hAnsi="Helvetica" w:cs="Helvetica"/>
                <w:i/>
                <w:color w:val="000000"/>
                <w:sz w:val="18"/>
                <w:szCs w:val="18"/>
              </w:rPr>
              <w:t>"0" predictors were not included in any model</w:t>
            </w:r>
          </w:p>
        </w:tc>
      </w:tr>
      <w:tr w:rsidR="00327C67" w14:paraId="2D0EC3ED" w14:textId="77777777">
        <w:trPr>
          <w:cantSplit/>
          <w:jc w:val="center"/>
        </w:trPr>
        <w:tc>
          <w:tcPr>
            <w:tcW w:w="6336" w:type="dxa"/>
            <w:gridSpan w:val="3"/>
            <w:shd w:val="clear" w:color="auto" w:fill="FFFFFF"/>
            <w:tcMar>
              <w:top w:w="0" w:type="dxa"/>
              <w:left w:w="0" w:type="dxa"/>
              <w:bottom w:w="0" w:type="dxa"/>
              <w:right w:w="0" w:type="dxa"/>
            </w:tcMar>
            <w:vAlign w:val="center"/>
          </w:tcPr>
          <w:p w14:paraId="4A90B8CF" w14:textId="067E8E28" w:rsidR="00327C67" w:rsidRDefault="00725148">
            <w:pPr>
              <w:spacing w:before="100" w:after="100"/>
              <w:ind w:left="100" w:right="100"/>
            </w:pPr>
            <w:r>
              <w:rPr>
                <w:rFonts w:ascii="Helvetica" w:eastAsia="Helvetica" w:hAnsi="Helvetica" w:cs="Helvetica"/>
                <w:i/>
                <w:color w:val="000000"/>
                <w:sz w:val="18"/>
                <w:szCs w:val="18"/>
              </w:rPr>
              <w:t>"?" predictors were included</w:t>
            </w:r>
            <w:ins w:id="60" w:author="Ronald Geskus [2]" w:date="2021-11-02T09:21:00Z">
              <w:r w:rsidR="00FE5DD8">
                <w:rPr>
                  <w:rFonts w:ascii="Helvetica" w:eastAsia="Helvetica" w:hAnsi="Helvetica" w:cs="Helvetica"/>
                  <w:i/>
                  <w:color w:val="000000"/>
                  <w:sz w:val="18"/>
                  <w:szCs w:val="18"/>
                </w:rPr>
                <w:t xml:space="preserve"> in some of the</w:t>
              </w:r>
            </w:ins>
            <w:del w:id="61" w:author="Ronald Geskus [2]" w:date="2021-11-02T09:21:00Z">
              <w:r w:rsidDel="00FE5DD8">
                <w:rPr>
                  <w:rFonts w:ascii="Helvetica" w:eastAsia="Helvetica" w:hAnsi="Helvetica" w:cs="Helvetica"/>
                  <w:i/>
                  <w:color w:val="000000"/>
                  <w:sz w:val="18"/>
                  <w:szCs w:val="18"/>
                </w:rPr>
                <w:delText xml:space="preserve"> and excluded in separated</w:delText>
              </w:r>
            </w:del>
            <w:r>
              <w:rPr>
                <w:rFonts w:ascii="Helvetica" w:eastAsia="Helvetica" w:hAnsi="Helvetica" w:cs="Helvetica"/>
                <w:i/>
                <w:color w:val="000000"/>
                <w:sz w:val="18"/>
                <w:szCs w:val="18"/>
              </w:rPr>
              <w:t xml:space="preserve"> models.</w:t>
            </w:r>
          </w:p>
        </w:tc>
      </w:tr>
    </w:tbl>
    <w:p w14:paraId="2A7F3610" w14:textId="77777777" w:rsidR="00327C67" w:rsidRDefault="00725148">
      <w:pPr>
        <w:pStyle w:val="BodyText"/>
      </w:pPr>
      <w:r>
        <w:lastRenderedPageBreak/>
        <w:t xml:space="preserve">The inclusion of covariates was done according to prior knowledge of potential risk factors (Marais et al. 2010) that share association with the infection and test results, </w:t>
      </w:r>
      <w:proofErr w:type="spellStart"/>
      <w:r>
        <w:t>summarised</w:t>
      </w:r>
      <w:proofErr w:type="spellEnd"/>
      <w:r>
        <w:t xml:space="preserve"> in table </w:t>
      </w:r>
      <w:hyperlink w:anchor="predictor-tab">
        <w:r>
          <w:fldChar w:fldCharType="begin"/>
        </w:r>
        <w:r>
          <w:instrText xml:space="preserve"> REF predictor-tab \h</w:instrText>
        </w:r>
        <w:r>
          <w:fldChar w:fldCharType="separate"/>
        </w:r>
        <w:r>
          <w:rPr>
            <w:noProof/>
          </w:rPr>
          <w:t>1</w:t>
        </w:r>
        <w:r>
          <w:fldChar w:fldCharType="end"/>
        </w:r>
      </w:hyperlink>
      <w:r>
        <w:t xml:space="preserve">). CSF </w:t>
      </w:r>
      <w:proofErr w:type="spellStart"/>
      <w:r>
        <w:t>oeosinophil</w:t>
      </w:r>
      <w:proofErr w:type="spellEnd"/>
      <w:r>
        <w:t xml:space="preserve"> count was additionally included as it is a strong bio-marker for </w:t>
      </w:r>
      <w:proofErr w:type="spellStart"/>
      <w:r>
        <w:t>oeosinophilic</w:t>
      </w:r>
      <w:proofErr w:type="spellEnd"/>
      <w:r>
        <w:t xml:space="preserve"> meningitis, a condition usually caused by parasitic helminths. </w:t>
      </w:r>
      <w:commentRangeStart w:id="62"/>
      <w:r>
        <w:t>CSF erythrocyte count was added as an independent marker for traumatic lumbar puncture, in which case we also made correction to white cell counts and biochemical features using common practices</w:t>
      </w:r>
      <w:commentRangeEnd w:id="62"/>
      <w:r w:rsidR="00BC351A">
        <w:rPr>
          <w:rStyle w:val="CommentReference"/>
        </w:rPr>
        <w:commentReference w:id="62"/>
      </w:r>
      <w:r>
        <w:t xml:space="preserve"> (Greenberg et al. 2008; </w:t>
      </w:r>
      <w:proofErr w:type="spellStart"/>
      <w:r>
        <w:t>Nigrovic</w:t>
      </w:r>
      <w:proofErr w:type="spellEnd"/>
      <w:r>
        <w:t xml:space="preserve">, Shah, and Neuman 2011; </w:t>
      </w:r>
      <w:proofErr w:type="spellStart"/>
      <w:r>
        <w:t>Mehl</w:t>
      </w:r>
      <w:proofErr w:type="spellEnd"/>
      <w:r>
        <w:t xml:space="preserve"> 1986).</w:t>
      </w:r>
    </w:p>
    <w:p w14:paraId="6D49CAEB" w14:textId="77777777" w:rsidR="00327C67" w:rsidRDefault="00725148">
      <w:pPr>
        <w:pStyle w:val="Figure"/>
      </w:pPr>
      <w:r>
        <w:rPr>
          <w:noProof/>
        </w:rPr>
        <w:drawing>
          <wp:inline distT="0" distB="0" distL="0" distR="0" wp14:anchorId="75F36327" wp14:editId="152FCAA7">
            <wp:extent cx="45720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4"/>
                    <a:srcRect/>
                    <a:stretch>
                      <a:fillRect/>
                    </a:stretch>
                  </pic:blipFill>
                  <pic:spPr bwMode="auto">
                    <a:xfrm>
                      <a:off x="0" y="0"/>
                      <a:ext cx="63500" cy="50800"/>
                    </a:xfrm>
                    <a:prstGeom prst="rect">
                      <a:avLst/>
                    </a:prstGeom>
                    <a:noFill/>
                  </pic:spPr>
                </pic:pic>
              </a:graphicData>
            </a:graphic>
          </wp:inline>
        </w:drawing>
      </w:r>
    </w:p>
    <w:p w14:paraId="42FA81AC" w14:textId="77777777" w:rsidR="00327C67" w:rsidRDefault="00725148">
      <w:pPr>
        <w:pStyle w:val="ImageCaption"/>
      </w:pPr>
      <w:r>
        <w:t xml:space="preserve">Figure </w:t>
      </w:r>
      <w:bookmarkStart w:id="63" w:name="skeleton-model"/>
      <w:r>
        <w:fldChar w:fldCharType="begin"/>
      </w:r>
      <w:r>
        <w:instrText>SEQ fig \* Arabic</w:instrText>
      </w:r>
      <w:r>
        <w:fldChar w:fldCharType="separate"/>
      </w:r>
      <w:r>
        <w:rPr>
          <w:noProof/>
        </w:rPr>
        <w:t>2</w:t>
      </w:r>
      <w:r>
        <w:fldChar w:fldCharType="end"/>
      </w:r>
      <w:bookmarkEnd w:id="63"/>
      <w:r>
        <w:t>: Model skeleton. Bacillary Burden is only available in model 2+</w:t>
      </w:r>
    </w:p>
    <w:p w14:paraId="1F4D7755" w14:textId="1176798E" w:rsidR="00327C67" w:rsidRDefault="00725148">
      <w:pPr>
        <w:pStyle w:val="BodyText"/>
      </w:pPr>
      <w:r>
        <w:t xml:space="preserve">The skeleton for all models is shown in figure </w:t>
      </w:r>
      <w:hyperlink w:anchor="skeleton-model">
        <w:r>
          <w:fldChar w:fldCharType="begin"/>
        </w:r>
        <w:r>
          <w:instrText xml:space="preserve"> REF skeleton-model \h</w:instrText>
        </w:r>
        <w:r>
          <w:fldChar w:fldCharType="separate"/>
        </w:r>
        <w:r>
          <w:rPr>
            <w:noProof/>
          </w:rPr>
          <w:t>2</w:t>
        </w:r>
        <w:r>
          <w:fldChar w:fldCharType="end"/>
        </w:r>
      </w:hyperlink>
      <w:r>
        <w:t xml:space="preserve">. We use a stepwise approach where we incrementally added up more flexibility and lifted more constraints. We also include several extensions to explore many possibilities than can improve performance. </w:t>
      </w:r>
      <w:commentRangeStart w:id="64"/>
      <w:r>
        <w:t xml:space="preserve">In the main analysis, only CSF neutrophil count </w:t>
      </w:r>
      <w:del w:id="65" w:author="Ronald Geskus [2]" w:date="2021-11-02T09:25:00Z">
        <w:r w:rsidDel="00025558">
          <w:delText xml:space="preserve">had </w:delText>
        </w:r>
      </w:del>
      <w:ins w:id="66" w:author="Ronald Geskus [2]" w:date="2021-11-02T09:25:00Z">
        <w:r w:rsidR="00025558">
          <w:t xml:space="preserve">was modeled via a </w:t>
        </w:r>
      </w:ins>
      <w:r>
        <w:t xml:space="preserve">quadratic effect. </w:t>
      </w:r>
      <w:commentRangeEnd w:id="64"/>
      <w:r w:rsidR="00775863">
        <w:rPr>
          <w:rStyle w:val="CommentReference"/>
        </w:rPr>
        <w:commentReference w:id="64"/>
      </w:r>
      <w:r>
        <w:t xml:space="preserve">A summary of all architectures </w:t>
      </w:r>
      <w:proofErr w:type="gramStart"/>
      <w:r>
        <w:t>an extensions</w:t>
      </w:r>
      <w:proofErr w:type="gramEnd"/>
      <w:r>
        <w:t xml:space="preserve"> are shown in table </w:t>
      </w:r>
      <w:hyperlink w:anchor="model-archs">
        <w:r>
          <w:fldChar w:fldCharType="begin"/>
        </w:r>
        <w:r>
          <w:instrText xml:space="preserve"> REF model-archs \h</w:instrText>
        </w:r>
        <w:r>
          <w:fldChar w:fldCharType="separate"/>
        </w:r>
        <w:r>
          <w:rPr>
            <w:noProof/>
          </w:rPr>
          <w:t>2</w:t>
        </w:r>
        <w:r>
          <w:fldChar w:fldCharType="end"/>
        </w:r>
      </w:hyperlink>
      <w:r>
        <w:t xml:space="preserve">, whereas technical formulations are detailed in appendix </w:t>
      </w:r>
      <w:hyperlink w:anchor="appendix-details">
        <w:r>
          <w:fldChar w:fldCharType="begin"/>
        </w:r>
        <w:r>
          <w:instrText xml:space="preserve"> REF appendix-details \h \r</w:instrText>
        </w:r>
        <w:r>
          <w:fldChar w:fldCharType="separate"/>
        </w:r>
        <w:r>
          <w:t>8</w:t>
        </w:r>
        <w:r>
          <w:fldChar w:fldCharType="end"/>
        </w:r>
      </w:hyperlink>
      <w:r>
        <w:t>.</w:t>
      </w:r>
    </w:p>
    <w:p w14:paraId="79E7B52B" w14:textId="77777777" w:rsidR="00327C67" w:rsidRDefault="00725148">
      <w:pPr>
        <w:pStyle w:val="TableCaption"/>
      </w:pPr>
      <w:r>
        <w:t xml:space="preserve">Table </w:t>
      </w:r>
      <w:bookmarkStart w:id="67" w:name="model-archs"/>
      <w:r>
        <w:fldChar w:fldCharType="begin"/>
      </w:r>
      <w:r>
        <w:instrText>SEQ tab \* Arabic</w:instrText>
      </w:r>
      <w:r>
        <w:fldChar w:fldCharType="separate"/>
      </w:r>
      <w:r>
        <w:rPr>
          <w:noProof/>
        </w:rPr>
        <w:t>2</w:t>
      </w:r>
      <w:r>
        <w:fldChar w:fldCharType="end"/>
      </w:r>
      <w:bookmarkEnd w:id="67"/>
      <w:r>
        <w:t>: Model architectures and extensions</w:t>
      </w:r>
    </w:p>
    <w:tbl>
      <w:tblPr>
        <w:tblW w:w="0" w:type="auto"/>
        <w:jc w:val="center"/>
        <w:tblLayout w:type="fixed"/>
        <w:tblLook w:val="0420" w:firstRow="1" w:lastRow="0" w:firstColumn="0" w:lastColumn="0" w:noHBand="0" w:noVBand="1"/>
      </w:tblPr>
      <w:tblGrid>
        <w:gridCol w:w="720"/>
        <w:gridCol w:w="7200"/>
      </w:tblGrid>
      <w:tr w:rsidR="00327C67" w14:paraId="65A396CF" w14:textId="77777777">
        <w:trPr>
          <w:cantSplit/>
          <w:tblHeader/>
          <w:jc w:val="center"/>
        </w:trPr>
        <w:tc>
          <w:tcPr>
            <w:tcW w:w="720" w:type="dxa"/>
            <w:shd w:val="clear" w:color="auto" w:fill="CFCFCF"/>
            <w:tcMar>
              <w:top w:w="0" w:type="dxa"/>
              <w:left w:w="0" w:type="dxa"/>
              <w:bottom w:w="0" w:type="dxa"/>
              <w:right w:w="0" w:type="dxa"/>
            </w:tcMar>
            <w:vAlign w:val="center"/>
          </w:tcPr>
          <w:p w14:paraId="491E22CA" w14:textId="77777777" w:rsidR="00327C67" w:rsidRDefault="00725148">
            <w:pPr>
              <w:spacing w:before="100" w:after="100"/>
              <w:ind w:left="100" w:right="100"/>
              <w:jc w:val="right"/>
            </w:pPr>
            <w:r>
              <w:rPr>
                <w:rFonts w:ascii="Helvetica" w:eastAsia="Helvetica" w:hAnsi="Helvetica" w:cs="Helvetica"/>
                <w:b/>
                <w:color w:val="000000"/>
                <w:sz w:val="18"/>
                <w:szCs w:val="18"/>
              </w:rPr>
              <w:t>Model</w:t>
            </w:r>
          </w:p>
        </w:tc>
        <w:tc>
          <w:tcPr>
            <w:tcW w:w="7200" w:type="dxa"/>
            <w:shd w:val="clear" w:color="auto" w:fill="CFCFCF"/>
            <w:tcMar>
              <w:top w:w="0" w:type="dxa"/>
              <w:left w:w="0" w:type="dxa"/>
              <w:bottom w:w="0" w:type="dxa"/>
              <w:right w:w="0" w:type="dxa"/>
            </w:tcMar>
            <w:vAlign w:val="center"/>
          </w:tcPr>
          <w:p w14:paraId="24297614" w14:textId="77777777" w:rsidR="00327C67" w:rsidRDefault="00725148">
            <w:pPr>
              <w:spacing w:before="100" w:after="100"/>
              <w:ind w:left="100" w:right="100"/>
            </w:pPr>
            <w:r>
              <w:rPr>
                <w:rFonts w:ascii="Helvetica" w:eastAsia="Helvetica" w:hAnsi="Helvetica" w:cs="Helvetica"/>
                <w:b/>
                <w:color w:val="000000"/>
                <w:sz w:val="18"/>
                <w:szCs w:val="18"/>
              </w:rPr>
              <w:t>Base definition (</w:t>
            </w:r>
            <w:commentRangeStart w:id="68"/>
            <w:r>
              <w:rPr>
                <w:rFonts w:ascii="Helvetica" w:eastAsia="Helvetica" w:hAnsi="Helvetica" w:cs="Helvetica"/>
                <w:b/>
                <w:color w:val="000000"/>
                <w:sz w:val="18"/>
                <w:szCs w:val="18"/>
              </w:rPr>
              <w:t>compared to the lower one</w:t>
            </w:r>
            <w:commentRangeEnd w:id="68"/>
            <w:r w:rsidR="00775863">
              <w:rPr>
                <w:rStyle w:val="CommentReference"/>
              </w:rPr>
              <w:commentReference w:id="68"/>
            </w:r>
            <w:r>
              <w:rPr>
                <w:rFonts w:ascii="Helvetica" w:eastAsia="Helvetica" w:hAnsi="Helvetica" w:cs="Helvetica"/>
                <w:b/>
                <w:color w:val="000000"/>
                <w:sz w:val="18"/>
                <w:szCs w:val="18"/>
              </w:rPr>
              <w:t>)</w:t>
            </w:r>
          </w:p>
        </w:tc>
      </w:tr>
      <w:tr w:rsidR="00327C67" w14:paraId="5B32DFBC" w14:textId="77777777">
        <w:trPr>
          <w:cantSplit/>
          <w:jc w:val="center"/>
        </w:trPr>
        <w:tc>
          <w:tcPr>
            <w:tcW w:w="720" w:type="dxa"/>
            <w:shd w:val="clear" w:color="auto" w:fill="EFEFEF"/>
            <w:tcMar>
              <w:top w:w="0" w:type="dxa"/>
              <w:left w:w="0" w:type="dxa"/>
              <w:bottom w:w="0" w:type="dxa"/>
              <w:right w:w="0" w:type="dxa"/>
            </w:tcMar>
            <w:vAlign w:val="center"/>
          </w:tcPr>
          <w:p w14:paraId="4FDD7038" w14:textId="77777777" w:rsidR="00327C67" w:rsidRDefault="00725148">
            <w:pPr>
              <w:spacing w:before="100" w:after="100"/>
              <w:ind w:left="100" w:right="100"/>
              <w:jc w:val="right"/>
            </w:pPr>
            <w:r>
              <w:rPr>
                <w:rFonts w:ascii="Helvetica" w:eastAsia="Helvetica" w:hAnsi="Helvetica" w:cs="Helvetica"/>
                <w:color w:val="000000"/>
                <w:sz w:val="18"/>
                <w:szCs w:val="18"/>
              </w:rPr>
              <w:t>1</w:t>
            </w:r>
          </w:p>
        </w:tc>
        <w:tc>
          <w:tcPr>
            <w:tcW w:w="7200" w:type="dxa"/>
            <w:shd w:val="clear" w:color="auto" w:fill="EFEFEF"/>
            <w:tcMar>
              <w:top w:w="0" w:type="dxa"/>
              <w:left w:w="0" w:type="dxa"/>
              <w:bottom w:w="0" w:type="dxa"/>
              <w:right w:w="0" w:type="dxa"/>
            </w:tcMar>
            <w:vAlign w:val="center"/>
          </w:tcPr>
          <w:p w14:paraId="7D26F932" w14:textId="77777777" w:rsidR="00327C67" w:rsidRDefault="00725148">
            <w:pPr>
              <w:spacing w:before="100" w:after="100"/>
              <w:ind w:left="100" w:right="100"/>
            </w:pPr>
            <w:r>
              <w:rPr>
                <w:rFonts w:ascii="Helvetica" w:eastAsia="Helvetica" w:hAnsi="Helvetica" w:cs="Helvetica"/>
                <w:color w:val="000000"/>
                <w:sz w:val="18"/>
                <w:szCs w:val="18"/>
              </w:rPr>
              <w:t xml:space="preserve">No </w:t>
            </w:r>
            <w:proofErr w:type="spellStart"/>
            <w:r>
              <w:rPr>
                <w:rFonts w:ascii="Helvetica" w:eastAsia="Helvetica" w:hAnsi="Helvetica" w:cs="Helvetica"/>
                <w:color w:val="000000"/>
                <w:sz w:val="18"/>
                <w:szCs w:val="18"/>
              </w:rPr>
              <w:t>baccillary</w:t>
            </w:r>
            <w:proofErr w:type="spellEnd"/>
            <w:r>
              <w:rPr>
                <w:rFonts w:ascii="Helvetica" w:eastAsia="Helvetica" w:hAnsi="Helvetica" w:cs="Helvetica"/>
                <w:color w:val="000000"/>
                <w:sz w:val="18"/>
                <w:szCs w:val="18"/>
              </w:rPr>
              <w:t xml:space="preserve"> burden; everyone in the same class has equal risk of tested positive</w:t>
            </w:r>
          </w:p>
        </w:tc>
      </w:tr>
      <w:tr w:rsidR="00327C67" w14:paraId="78F3C133" w14:textId="77777777">
        <w:trPr>
          <w:cantSplit/>
          <w:jc w:val="center"/>
        </w:trPr>
        <w:tc>
          <w:tcPr>
            <w:tcW w:w="720" w:type="dxa"/>
            <w:shd w:val="clear" w:color="auto" w:fill="FFFFFF"/>
            <w:tcMar>
              <w:top w:w="0" w:type="dxa"/>
              <w:left w:w="0" w:type="dxa"/>
              <w:bottom w:w="0" w:type="dxa"/>
              <w:right w:w="0" w:type="dxa"/>
            </w:tcMar>
            <w:vAlign w:val="center"/>
          </w:tcPr>
          <w:p w14:paraId="49BE10C7" w14:textId="77777777" w:rsidR="00327C67" w:rsidRDefault="00725148">
            <w:pPr>
              <w:spacing w:before="100" w:after="100"/>
              <w:ind w:left="100" w:right="100"/>
              <w:jc w:val="right"/>
            </w:pPr>
            <w:r>
              <w:rPr>
                <w:rFonts w:ascii="Helvetica" w:eastAsia="Helvetica" w:hAnsi="Helvetica" w:cs="Helvetica"/>
                <w:color w:val="000000"/>
                <w:sz w:val="18"/>
                <w:szCs w:val="18"/>
              </w:rPr>
              <w:t>2</w:t>
            </w:r>
          </w:p>
        </w:tc>
        <w:tc>
          <w:tcPr>
            <w:tcW w:w="7200" w:type="dxa"/>
            <w:shd w:val="clear" w:color="auto" w:fill="FFFFFF"/>
            <w:tcMar>
              <w:top w:w="0" w:type="dxa"/>
              <w:left w:w="0" w:type="dxa"/>
              <w:bottom w:w="0" w:type="dxa"/>
              <w:right w:w="0" w:type="dxa"/>
            </w:tcMar>
            <w:vAlign w:val="center"/>
          </w:tcPr>
          <w:p w14:paraId="1B968833" w14:textId="77777777" w:rsidR="00327C67" w:rsidRDefault="00725148">
            <w:pPr>
              <w:spacing w:before="100" w:after="100"/>
              <w:ind w:left="100" w:right="100"/>
            </w:pPr>
            <w:r>
              <w:rPr>
                <w:rFonts w:ascii="Helvetica" w:eastAsia="Helvetica" w:hAnsi="Helvetica" w:cs="Helvetica"/>
                <w:color w:val="000000"/>
                <w:sz w:val="18"/>
                <w:szCs w:val="18"/>
              </w:rPr>
              <w:t>Added individual bacillary burden; impacts of bacillary burden on test results are the same</w:t>
            </w:r>
          </w:p>
        </w:tc>
      </w:tr>
      <w:tr w:rsidR="00327C67" w14:paraId="228E869B" w14:textId="77777777">
        <w:trPr>
          <w:cantSplit/>
          <w:jc w:val="center"/>
        </w:trPr>
        <w:tc>
          <w:tcPr>
            <w:tcW w:w="720" w:type="dxa"/>
            <w:shd w:val="clear" w:color="auto" w:fill="EFEFEF"/>
            <w:tcMar>
              <w:top w:w="0" w:type="dxa"/>
              <w:left w:w="0" w:type="dxa"/>
              <w:bottom w:w="0" w:type="dxa"/>
              <w:right w:w="0" w:type="dxa"/>
            </w:tcMar>
            <w:vAlign w:val="center"/>
          </w:tcPr>
          <w:p w14:paraId="3A47B5F7" w14:textId="77777777" w:rsidR="00327C67" w:rsidRDefault="00725148">
            <w:pPr>
              <w:spacing w:before="100" w:after="100"/>
              <w:ind w:left="100" w:right="100"/>
              <w:jc w:val="right"/>
            </w:pPr>
            <w:r>
              <w:rPr>
                <w:rFonts w:ascii="Helvetica" w:eastAsia="Helvetica" w:hAnsi="Helvetica" w:cs="Helvetica"/>
                <w:color w:val="000000"/>
                <w:sz w:val="18"/>
                <w:szCs w:val="18"/>
              </w:rPr>
              <w:t>3</w:t>
            </w:r>
          </w:p>
        </w:tc>
        <w:tc>
          <w:tcPr>
            <w:tcW w:w="7200" w:type="dxa"/>
            <w:shd w:val="clear" w:color="auto" w:fill="EFEFEF"/>
            <w:tcMar>
              <w:top w:w="0" w:type="dxa"/>
              <w:left w:w="0" w:type="dxa"/>
              <w:bottom w:w="0" w:type="dxa"/>
              <w:right w:w="0" w:type="dxa"/>
            </w:tcMar>
            <w:vAlign w:val="center"/>
          </w:tcPr>
          <w:p w14:paraId="6C1CA90F" w14:textId="77777777" w:rsidR="00327C67" w:rsidRDefault="00725148">
            <w:pPr>
              <w:spacing w:before="100" w:after="100"/>
              <w:ind w:left="100" w:right="100"/>
            </w:pPr>
            <w:r>
              <w:rPr>
                <w:rFonts w:ascii="Helvetica" w:eastAsia="Helvetica" w:hAnsi="Helvetica" w:cs="Helvetica"/>
                <w:color w:val="000000"/>
                <w:sz w:val="18"/>
                <w:szCs w:val="18"/>
              </w:rPr>
              <w:t>Impacts of bacillary burden are different for different tests</w:t>
            </w:r>
          </w:p>
        </w:tc>
      </w:tr>
      <w:tr w:rsidR="00327C67" w14:paraId="2F411D56" w14:textId="77777777">
        <w:trPr>
          <w:cantSplit/>
          <w:jc w:val="center"/>
        </w:trPr>
        <w:tc>
          <w:tcPr>
            <w:tcW w:w="720" w:type="dxa"/>
            <w:shd w:val="clear" w:color="auto" w:fill="FFFFFF"/>
            <w:tcMar>
              <w:top w:w="0" w:type="dxa"/>
              <w:left w:w="0" w:type="dxa"/>
              <w:bottom w:w="0" w:type="dxa"/>
              <w:right w:w="0" w:type="dxa"/>
            </w:tcMar>
            <w:vAlign w:val="center"/>
          </w:tcPr>
          <w:p w14:paraId="50CEC059" w14:textId="77777777" w:rsidR="00327C67" w:rsidRDefault="00725148">
            <w:pPr>
              <w:spacing w:before="100" w:after="100"/>
              <w:ind w:left="100" w:right="100"/>
              <w:jc w:val="right"/>
            </w:pPr>
            <w:r>
              <w:rPr>
                <w:rFonts w:ascii="Helvetica" w:eastAsia="Helvetica" w:hAnsi="Helvetica" w:cs="Helvetica"/>
                <w:color w:val="000000"/>
                <w:sz w:val="18"/>
                <w:szCs w:val="18"/>
              </w:rPr>
              <w:t>4</w:t>
            </w:r>
          </w:p>
        </w:tc>
        <w:tc>
          <w:tcPr>
            <w:tcW w:w="7200" w:type="dxa"/>
            <w:shd w:val="clear" w:color="auto" w:fill="FFFFFF"/>
            <w:tcMar>
              <w:top w:w="0" w:type="dxa"/>
              <w:left w:w="0" w:type="dxa"/>
              <w:bottom w:w="0" w:type="dxa"/>
              <w:right w:w="0" w:type="dxa"/>
            </w:tcMar>
            <w:vAlign w:val="center"/>
          </w:tcPr>
          <w:p w14:paraId="26B60095" w14:textId="77777777" w:rsidR="00327C67" w:rsidRDefault="00725148">
            <w:pPr>
              <w:spacing w:before="100" w:after="100"/>
              <w:ind w:left="100" w:right="100"/>
            </w:pPr>
            <w:r>
              <w:rPr>
                <w:rFonts w:ascii="Helvetica" w:eastAsia="Helvetica" w:hAnsi="Helvetica" w:cs="Helvetica"/>
                <w:color w:val="000000"/>
                <w:sz w:val="18"/>
                <w:szCs w:val="18"/>
              </w:rPr>
              <w:t xml:space="preserve">Added technical fluctuation as a second random effect; fixed effects only </w:t>
            </w:r>
            <w:proofErr w:type="gramStart"/>
            <w:r>
              <w:rPr>
                <w:rFonts w:ascii="Helvetica" w:eastAsia="Helvetica" w:hAnsi="Helvetica" w:cs="Helvetica"/>
                <w:color w:val="000000"/>
                <w:sz w:val="18"/>
                <w:szCs w:val="18"/>
              </w:rPr>
              <w:t>contributes</w:t>
            </w:r>
            <w:proofErr w:type="gramEnd"/>
            <w:r>
              <w:rPr>
                <w:rFonts w:ascii="Helvetica" w:eastAsia="Helvetica" w:hAnsi="Helvetica" w:cs="Helvetica"/>
                <w:color w:val="000000"/>
                <w:sz w:val="18"/>
                <w:szCs w:val="18"/>
              </w:rPr>
              <w:t xml:space="preserve"> to bacillary burden</w:t>
            </w:r>
          </w:p>
        </w:tc>
      </w:tr>
      <w:tr w:rsidR="00327C67" w14:paraId="55975481" w14:textId="77777777">
        <w:trPr>
          <w:cantSplit/>
          <w:jc w:val="center"/>
        </w:trPr>
        <w:tc>
          <w:tcPr>
            <w:tcW w:w="720" w:type="dxa"/>
            <w:shd w:val="clear" w:color="auto" w:fill="EFEFEF"/>
            <w:tcMar>
              <w:top w:w="0" w:type="dxa"/>
              <w:left w:w="0" w:type="dxa"/>
              <w:bottom w:w="0" w:type="dxa"/>
              <w:right w:w="0" w:type="dxa"/>
            </w:tcMar>
            <w:vAlign w:val="center"/>
          </w:tcPr>
          <w:p w14:paraId="700F3179" w14:textId="77777777" w:rsidR="00327C67" w:rsidRDefault="00725148">
            <w:pPr>
              <w:spacing w:before="100" w:after="100"/>
              <w:ind w:left="100" w:right="100"/>
              <w:jc w:val="right"/>
            </w:pPr>
            <w:r>
              <w:rPr>
                <w:rFonts w:ascii="Helvetica" w:eastAsia="Helvetica" w:hAnsi="Helvetica" w:cs="Helvetica"/>
                <w:color w:val="000000"/>
                <w:sz w:val="18"/>
                <w:szCs w:val="18"/>
              </w:rPr>
              <w:lastRenderedPageBreak/>
              <w:t>5</w:t>
            </w:r>
          </w:p>
        </w:tc>
        <w:tc>
          <w:tcPr>
            <w:tcW w:w="7200" w:type="dxa"/>
            <w:shd w:val="clear" w:color="auto" w:fill="EFEFEF"/>
            <w:tcMar>
              <w:top w:w="0" w:type="dxa"/>
              <w:left w:w="0" w:type="dxa"/>
              <w:bottom w:w="0" w:type="dxa"/>
              <w:right w:w="0" w:type="dxa"/>
            </w:tcMar>
            <w:vAlign w:val="center"/>
          </w:tcPr>
          <w:p w14:paraId="11E9E8DE" w14:textId="77777777" w:rsidR="00327C67" w:rsidRDefault="00725148">
            <w:pPr>
              <w:spacing w:before="100" w:after="100"/>
              <w:ind w:left="100" w:right="100"/>
            </w:pPr>
            <w:r>
              <w:rPr>
                <w:rFonts w:ascii="Helvetica" w:eastAsia="Helvetica" w:hAnsi="Helvetica" w:cs="Helvetica"/>
                <w:color w:val="000000"/>
                <w:sz w:val="18"/>
                <w:szCs w:val="18"/>
              </w:rPr>
              <w:t>Added fixed effects for technical fluctuation</w:t>
            </w:r>
          </w:p>
        </w:tc>
      </w:tr>
    </w:tbl>
    <w:p w14:paraId="2991BA1F" w14:textId="77777777" w:rsidR="00327C67" w:rsidRDefault="00725148">
      <w:pPr>
        <w:pStyle w:val="Heading3"/>
      </w:pPr>
      <w:bookmarkStart w:id="69" w:name="missing-data-handling"/>
      <w:bookmarkEnd w:id="50"/>
      <w:r>
        <w:t>Missing data handling</w:t>
      </w:r>
    </w:p>
    <w:p w14:paraId="569E0842" w14:textId="77777777" w:rsidR="00327C67" w:rsidRDefault="00725148">
      <w:pPr>
        <w:pStyle w:val="Heading4"/>
      </w:pPr>
      <w:bookmarkStart w:id="70" w:name="manifest-variables"/>
      <w:r>
        <w:t>Manifest variables</w:t>
      </w:r>
    </w:p>
    <w:p w14:paraId="07AFB362" w14:textId="09BE3463" w:rsidR="00327C67" w:rsidRDefault="00725148">
      <w:pPr>
        <w:pStyle w:val="FirstParagraph"/>
      </w:pPr>
      <w:r>
        <w:t xml:space="preserve">By design, most patients with very high chance of and/or evidently diagnosed with different diseases were not tested with TBM confirmation assays (namely ZN Smear, MGIT, and </w:t>
      </w:r>
      <w:proofErr w:type="spellStart"/>
      <w:r>
        <w:t>Xpert</w:t>
      </w:r>
      <w:proofErr w:type="spellEnd"/>
      <w:r>
        <w:t xml:space="preserve">), unless there were excessive amount of CSF samples. </w:t>
      </w:r>
      <w:del w:id="71" w:author="Ronald Geskus" w:date="2021-12-02T10:39:00Z">
        <w:r w:rsidDel="00600BCF">
          <w:delText xml:space="preserve">However, </w:delText>
        </w:r>
      </w:del>
      <w:del w:id="72" w:author="Ronald Geskus" w:date="2021-12-02T10:48:00Z">
        <w:r w:rsidDel="006C6FB9">
          <w:delText xml:space="preserve">as confirmation tests’ were all firmly believed to be almost specific Heemskerk et al. </w:delText>
        </w:r>
      </w:del>
      <w:del w:id="73" w:author="Ronald Geskus" w:date="2021-12-02T09:28:00Z">
        <w:r w:rsidDel="000840BB">
          <w:delText>(</w:delText>
        </w:r>
      </w:del>
      <w:del w:id="74" w:author="Ronald Geskus" w:date="2021-12-02T10:48:00Z">
        <w:r w:rsidDel="006C6FB9">
          <w:delText xml:space="preserve">2018), </w:delText>
        </w:r>
      </w:del>
      <w:del w:id="75" w:author="Ronald Geskus" w:date="2021-12-02T10:45:00Z">
        <w:r w:rsidDel="006C6FB9">
          <w:delText>w</w:delText>
        </w:r>
      </w:del>
      <w:ins w:id="76" w:author="Ronald Geskus" w:date="2021-12-02T10:45:00Z">
        <w:r w:rsidR="006C6FB9">
          <w:t>W</w:t>
        </w:r>
      </w:ins>
      <w:r>
        <w:t>e assumed that patients who had no TBM confirmation tests are all negative</w:t>
      </w:r>
      <w:ins w:id="77" w:author="Ronald Geskus" w:date="2021-12-02T10:47:00Z">
        <w:r w:rsidR="006C6FB9">
          <w:t xml:space="preserve">, because </w:t>
        </w:r>
      </w:ins>
      <w:ins w:id="78" w:author="Ronald Geskus" w:date="2021-12-02T10:48:00Z">
        <w:r w:rsidR="006C6FB9">
          <w:t>th</w:t>
        </w:r>
      </w:ins>
      <w:ins w:id="79" w:author="Ronald Geskus" w:date="2021-12-02T10:49:00Z">
        <w:r w:rsidR="006C6FB9">
          <w:t>ese</w:t>
        </w:r>
      </w:ins>
      <w:ins w:id="80" w:author="Ronald Geskus" w:date="2021-12-02T10:48:00Z">
        <w:r w:rsidR="006C6FB9">
          <w:t xml:space="preserve"> tests </w:t>
        </w:r>
      </w:ins>
      <w:ins w:id="81" w:author="Ronald Geskus" w:date="2021-12-02T10:50:00Z">
        <w:r w:rsidR="006E5C84">
          <w:t xml:space="preserve">are assumed to </w:t>
        </w:r>
      </w:ins>
      <w:ins w:id="82" w:author="Ronald Geskus" w:date="2021-12-02T10:49:00Z">
        <w:r w:rsidR="006C6FB9">
          <w:t>have high</w:t>
        </w:r>
      </w:ins>
      <w:ins w:id="83" w:author="Ronald Geskus" w:date="2021-12-02T10:48:00Z">
        <w:r w:rsidR="006C6FB9">
          <w:t xml:space="preserve"> specific</w:t>
        </w:r>
      </w:ins>
      <w:ins w:id="84" w:author="Ronald Geskus" w:date="2021-12-02T10:49:00Z">
        <w:r w:rsidR="006C6FB9">
          <w:t>ity</w:t>
        </w:r>
      </w:ins>
      <w:ins w:id="85" w:author="Ronald Geskus" w:date="2021-12-02T10:48:00Z">
        <w:r w:rsidR="006C6FB9">
          <w:t xml:space="preserve"> (Heemskerk et al. 2018</w:t>
        </w:r>
        <w:proofErr w:type="gramStart"/>
        <w:r w:rsidR="006C6FB9">
          <w:t>)</w:t>
        </w:r>
        <w:r w:rsidR="006C6FB9">
          <w:t>.</w:t>
        </w:r>
      </w:ins>
      <w:r>
        <w:t>.</w:t>
      </w:r>
      <w:proofErr w:type="gramEnd"/>
      <w:r>
        <w:t xml:space="preserve"> </w:t>
      </w:r>
      <w:del w:id="86" w:author="Ronald Geskus" w:date="2021-12-02T10:53:00Z">
        <w:r w:rsidDel="006E5C84">
          <w:delText>Apart from one premature death, we have yet to find any patients left un-tested and un-diagnosed</w:delText>
        </w:r>
      </w:del>
      <w:ins w:id="87" w:author="Ronald Geskus [2]" w:date="2021-11-02T09:27:00Z">
        <w:del w:id="88" w:author="Ronald Geskus" w:date="2021-12-02T10:53:00Z">
          <w:r w:rsidR="000479AE" w:rsidDel="006E5C84">
            <w:delText xml:space="preserve"> </w:delText>
          </w:r>
        </w:del>
      </w:ins>
      <w:ins w:id="89" w:author="Ronald Geskus [2]" w:date="2021-11-02T09:26:00Z">
        <w:del w:id="90" w:author="Ronald Geskus" w:date="2021-12-02T10:53:00Z">
          <w:r w:rsidR="00025558" w:rsidDel="006E5C84">
            <w:delText xml:space="preserve">all patients were </w:delText>
          </w:r>
        </w:del>
      </w:ins>
      <w:ins w:id="91" w:author="Ronald Geskus [2]" w:date="2021-11-02T09:27:00Z">
        <w:del w:id="92" w:author="Ronald Geskus" w:date="2021-12-02T10:53:00Z">
          <w:r w:rsidR="00025558" w:rsidDel="006E5C84">
            <w:delText xml:space="preserve">tested or </w:delText>
          </w:r>
        </w:del>
      </w:ins>
      <w:ins w:id="93" w:author="Ronald Geskus [2]" w:date="2021-11-02T09:26:00Z">
        <w:del w:id="94" w:author="Ronald Geskus" w:date="2021-12-02T10:53:00Z">
          <w:r w:rsidR="00025558" w:rsidDel="006E5C84">
            <w:delText>diag</w:delText>
          </w:r>
        </w:del>
      </w:ins>
      <w:ins w:id="95" w:author="Ronald Geskus [2]" w:date="2021-11-02T09:27:00Z">
        <w:del w:id="96" w:author="Ronald Geskus" w:date="2021-12-02T10:53:00Z">
          <w:r w:rsidR="00025558" w:rsidDel="006E5C84">
            <w:delText>nosed with a different disease</w:delText>
          </w:r>
        </w:del>
      </w:ins>
      <w:del w:id="97" w:author="Ronald Geskus" w:date="2021-12-02T10:53:00Z">
        <w:r w:rsidDel="006E5C84">
          <w:delText>.</w:delText>
        </w:r>
      </w:del>
    </w:p>
    <w:p w14:paraId="7A815D30" w14:textId="77777777" w:rsidR="00327C67" w:rsidRDefault="00725148">
      <w:pPr>
        <w:pStyle w:val="Heading4"/>
      </w:pPr>
      <w:bookmarkStart w:id="98" w:name="predictors"/>
      <w:bookmarkEnd w:id="70"/>
      <w:r>
        <w:t>Predictors</w:t>
      </w:r>
    </w:p>
    <w:p w14:paraId="4FE0E92E" w14:textId="595E138B" w:rsidR="00327C67" w:rsidRDefault="00725148">
      <w:pPr>
        <w:pStyle w:val="FirstParagraph"/>
      </w:pPr>
      <w:r>
        <w:t xml:space="preserve">In the analysis, most missingness were assumed to be Missing </w:t>
      </w:r>
      <w:proofErr w:type="gramStart"/>
      <w:r>
        <w:t>At</w:t>
      </w:r>
      <w:proofErr w:type="gramEnd"/>
      <w:r>
        <w:t xml:space="preserve"> Random (MAR) and imputed within the main model in one step, unless explicitly stated </w:t>
      </w:r>
      <w:ins w:id="99" w:author="Ronald Geskus [2]" w:date="2021-11-02T09:28:00Z">
        <w:r w:rsidR="004B7375">
          <w:t xml:space="preserve">(Table </w:t>
        </w:r>
      </w:ins>
      <w:hyperlink w:anchor="missing-handling">
        <w:r>
          <w:fldChar w:fldCharType="begin"/>
        </w:r>
        <w:r>
          <w:instrText xml:space="preserve"> REF missing-handling \h</w:instrText>
        </w:r>
        <w:r>
          <w:fldChar w:fldCharType="separate"/>
        </w:r>
        <w:r>
          <w:rPr>
            <w:noProof/>
          </w:rPr>
          <w:t>3</w:t>
        </w:r>
        <w:r>
          <w:fldChar w:fldCharType="end"/>
        </w:r>
      </w:hyperlink>
      <w:ins w:id="100" w:author="Ronald Geskus [2]" w:date="2021-11-02T09:28:00Z">
        <w:r w:rsidR="004B7375">
          <w:t>)</w:t>
        </w:r>
      </w:ins>
      <w:r>
        <w:t xml:space="preserve">. Composite predictors such as </w:t>
      </w:r>
      <w:r>
        <w:rPr>
          <w:i/>
          <w:iCs/>
        </w:rPr>
        <w:t>TB-suggested symptoms</w:t>
      </w:r>
      <w:r>
        <w:t xml:space="preserve"> and </w:t>
      </w:r>
      <w:r>
        <w:rPr>
          <w:i/>
          <w:iCs/>
        </w:rPr>
        <w:t>Glasgow Coma Score (GCS)</w:t>
      </w:r>
      <w:r>
        <w:t xml:space="preserve"> were imputed by corresponding compartments</w:t>
      </w:r>
      <w:del w:id="101" w:author="Ronald Geskus" w:date="2021-12-02T11:00:00Z">
        <w:r w:rsidDel="00795499">
          <w:delText>; and potentially correlated variables were grouped and imputed together</w:delText>
        </w:r>
      </w:del>
      <w:r>
        <w:t xml:space="preserve">. </w:t>
      </w:r>
      <w:del w:id="102" w:author="Ronald Geskus" w:date="2021-12-02T11:07:00Z">
        <w:r w:rsidDel="00C11D43">
          <w:delText xml:space="preserve">Due to Stan not supporting Multivariate Logistic Distribution, in favour of methodological consistency, </w:delText>
        </w:r>
      </w:del>
      <w:r>
        <w:t xml:space="preserve">all binary predictors were imputed using (Multivariate) </w:t>
      </w:r>
      <w:proofErr w:type="spellStart"/>
      <w:r>
        <w:t>Probit</w:t>
      </w:r>
      <w:proofErr w:type="spellEnd"/>
      <w:r>
        <w:t xml:space="preserve"> models, </w:t>
      </w:r>
      <w:del w:id="103" w:author="Ronald Geskus" w:date="2021-12-02T11:07:00Z">
        <w:r w:rsidDel="00C11D43">
          <w:delText xml:space="preserve">which facilitate a (Multivariate) Normal Distribution instead </w:delText>
        </w:r>
      </w:del>
      <w:r>
        <w:t xml:space="preserve">(Albert and </w:t>
      </w:r>
      <w:proofErr w:type="spellStart"/>
      <w:r>
        <w:t>Chib</w:t>
      </w:r>
      <w:proofErr w:type="spellEnd"/>
      <w:r>
        <w:t xml:space="preserve"> 1993). Continuous predictors are imputed using Multivariate Linear Regression.</w:t>
      </w:r>
    </w:p>
    <w:p w14:paraId="025E7589" w14:textId="49042740" w:rsidR="00327C67" w:rsidRDefault="00725148">
      <w:pPr>
        <w:pStyle w:val="BodyText"/>
      </w:pPr>
      <w:r>
        <w:t xml:space="preserve">As HIV tests were not mandatory in the main study, HIV status itself was also incomplete, but their chance of missingness were mostly dependent on whether or not the patients were to </w:t>
      </w:r>
      <w:proofErr w:type="spellStart"/>
      <w:r>
        <w:t>enrol</w:t>
      </w:r>
      <w:proofErr w:type="spellEnd"/>
      <w:r>
        <w:t xml:space="preserve"> in a TBM study. </w:t>
      </w:r>
      <w:commentRangeStart w:id="104"/>
      <w:r>
        <w:t xml:space="preserve">Hence, it is safely to assume that HIV status are also MAR. </w:t>
      </w:r>
      <w:commentRangeEnd w:id="104"/>
      <w:r w:rsidR="002A3923">
        <w:rPr>
          <w:rStyle w:val="CommentReference"/>
        </w:rPr>
        <w:commentReference w:id="104"/>
      </w:r>
      <w:r>
        <w:t xml:space="preserve">Accordingly, we imputed HIV using </w:t>
      </w:r>
      <w:proofErr w:type="spellStart"/>
      <w:r>
        <w:t>probit</w:t>
      </w:r>
      <w:proofErr w:type="spellEnd"/>
      <w:r>
        <w:t xml:space="preserve"> regression, with </w:t>
      </w:r>
      <w:commentRangeStart w:id="105"/>
      <w:r>
        <w:t xml:space="preserve">Blood Lymphocyte and Blood Neutrophil counts </w:t>
      </w:r>
      <w:commentRangeEnd w:id="105"/>
      <w:r w:rsidR="006F6822">
        <w:rPr>
          <w:rStyle w:val="CommentReference"/>
        </w:rPr>
        <w:commentReference w:id="105"/>
      </w:r>
      <w:r>
        <w:t xml:space="preserve">as </w:t>
      </w:r>
      <w:ins w:id="106" w:author="Ronald Geskus" w:date="2021-12-02T11:26:00Z">
        <w:r w:rsidR="006F6822">
          <w:t>auxiliary variab</w:t>
        </w:r>
      </w:ins>
      <w:ins w:id="107" w:author="Ronald Geskus" w:date="2021-12-02T11:27:00Z">
        <w:r w:rsidR="006F6822">
          <w:t>les</w:t>
        </w:r>
      </w:ins>
      <w:del w:id="108" w:author="Ronald Geskus" w:date="2021-12-02T11:27:00Z">
        <w:r w:rsidDel="006F6822">
          <w:delText>donors</w:delText>
        </w:r>
      </w:del>
      <w:r>
        <w:t>.</w:t>
      </w:r>
    </w:p>
    <w:p w14:paraId="7CCFCADA" w14:textId="77777777" w:rsidR="00327C67" w:rsidRDefault="00725148">
      <w:pPr>
        <w:pStyle w:val="TableCaption"/>
      </w:pPr>
      <w:r>
        <w:t xml:space="preserve">Table </w:t>
      </w:r>
      <w:bookmarkStart w:id="109" w:name="missing-handling"/>
      <w:r>
        <w:fldChar w:fldCharType="begin"/>
      </w:r>
      <w:r>
        <w:instrText>SEQ tab \* Arabic</w:instrText>
      </w:r>
      <w:r>
        <w:fldChar w:fldCharType="separate"/>
      </w:r>
      <w:r>
        <w:rPr>
          <w:noProof/>
        </w:rPr>
        <w:t>3</w:t>
      </w:r>
      <w:r>
        <w:fldChar w:fldCharType="end"/>
      </w:r>
      <w:bookmarkEnd w:id="109"/>
      <w:r>
        <w:t>: Rationales and measures to handle missing values</w:t>
      </w:r>
    </w:p>
    <w:tbl>
      <w:tblPr>
        <w:tblW w:w="0" w:type="auto"/>
        <w:jc w:val="center"/>
        <w:tblLayout w:type="fixed"/>
        <w:tblLook w:val="0420" w:firstRow="1" w:lastRow="0" w:firstColumn="0" w:lastColumn="0" w:noHBand="0" w:noVBand="1"/>
      </w:tblPr>
      <w:tblGrid>
        <w:gridCol w:w="1800"/>
        <w:gridCol w:w="1800"/>
        <w:gridCol w:w="1800"/>
        <w:gridCol w:w="1800"/>
        <w:gridCol w:w="1800"/>
      </w:tblGrid>
      <w:tr w:rsidR="00327C67" w14:paraId="597B3ECC" w14:textId="77777777">
        <w:trPr>
          <w:cantSplit/>
          <w:tblHeader/>
          <w:jc w:val="center"/>
        </w:trPr>
        <w:tc>
          <w:tcPr>
            <w:tcW w:w="1800" w:type="dxa"/>
            <w:shd w:val="clear" w:color="auto" w:fill="CFCFCF"/>
            <w:tcMar>
              <w:top w:w="0" w:type="dxa"/>
              <w:left w:w="0" w:type="dxa"/>
              <w:bottom w:w="0" w:type="dxa"/>
              <w:right w:w="0" w:type="dxa"/>
            </w:tcMar>
            <w:vAlign w:val="center"/>
          </w:tcPr>
          <w:p w14:paraId="4AA61558" w14:textId="77777777" w:rsidR="00327C67" w:rsidRDefault="00725148">
            <w:pPr>
              <w:spacing w:before="100" w:after="100"/>
              <w:ind w:left="100" w:right="100"/>
            </w:pPr>
            <w:r>
              <w:rPr>
                <w:rFonts w:ascii="Helvetica" w:eastAsia="Helvetica" w:hAnsi="Helvetica" w:cs="Helvetica"/>
                <w:b/>
                <w:color w:val="000000"/>
                <w:sz w:val="18"/>
                <w:szCs w:val="18"/>
              </w:rPr>
              <w:t>Variable</w:t>
            </w:r>
          </w:p>
        </w:tc>
        <w:tc>
          <w:tcPr>
            <w:tcW w:w="1800" w:type="dxa"/>
            <w:shd w:val="clear" w:color="auto" w:fill="CFCFCF"/>
            <w:tcMar>
              <w:top w:w="0" w:type="dxa"/>
              <w:left w:w="0" w:type="dxa"/>
              <w:bottom w:w="0" w:type="dxa"/>
              <w:right w:w="0" w:type="dxa"/>
            </w:tcMar>
            <w:vAlign w:val="center"/>
          </w:tcPr>
          <w:p w14:paraId="608D9D05" w14:textId="77777777" w:rsidR="00327C67" w:rsidRDefault="00725148">
            <w:pPr>
              <w:spacing w:before="100" w:after="100"/>
              <w:ind w:left="100" w:right="100"/>
              <w:jc w:val="right"/>
            </w:pPr>
            <w:r>
              <w:rPr>
                <w:rFonts w:ascii="Helvetica" w:eastAsia="Helvetica" w:hAnsi="Helvetica" w:cs="Helvetica"/>
                <w:b/>
                <w:color w:val="000000"/>
                <w:sz w:val="18"/>
                <w:szCs w:val="18"/>
              </w:rPr>
              <w:t>N</w:t>
            </w:r>
            <w:r>
              <w:rPr>
                <w:rFonts w:ascii="Helvetica" w:eastAsia="Helvetica" w:hAnsi="Helvetica" w:cs="Helvetica"/>
                <w:b/>
                <w:color w:val="000000"/>
                <w:sz w:val="18"/>
                <w:szCs w:val="18"/>
              </w:rPr>
              <w:br/>
              <w:t xml:space="preserve"> missing</w:t>
            </w:r>
          </w:p>
        </w:tc>
        <w:tc>
          <w:tcPr>
            <w:tcW w:w="1800" w:type="dxa"/>
            <w:shd w:val="clear" w:color="auto" w:fill="CFCFCF"/>
            <w:tcMar>
              <w:top w:w="0" w:type="dxa"/>
              <w:left w:w="0" w:type="dxa"/>
              <w:bottom w:w="0" w:type="dxa"/>
              <w:right w:w="0" w:type="dxa"/>
            </w:tcMar>
            <w:vAlign w:val="center"/>
          </w:tcPr>
          <w:p w14:paraId="33CDB0AB" w14:textId="77777777" w:rsidR="00327C67" w:rsidRDefault="00725148">
            <w:pPr>
              <w:spacing w:before="100" w:after="100"/>
              <w:ind w:left="100" w:right="100"/>
            </w:pPr>
            <w:r>
              <w:rPr>
                <w:rFonts w:ascii="Helvetica" w:eastAsia="Helvetica" w:hAnsi="Helvetica" w:cs="Helvetica"/>
                <w:b/>
                <w:color w:val="000000"/>
                <w:sz w:val="18"/>
                <w:szCs w:val="18"/>
              </w:rPr>
              <w:t>Expected Reason of Missingness</w:t>
            </w:r>
          </w:p>
        </w:tc>
        <w:tc>
          <w:tcPr>
            <w:tcW w:w="1800" w:type="dxa"/>
            <w:shd w:val="clear" w:color="auto" w:fill="CFCFCF"/>
            <w:tcMar>
              <w:top w:w="0" w:type="dxa"/>
              <w:left w:w="0" w:type="dxa"/>
              <w:bottom w:w="0" w:type="dxa"/>
              <w:right w:w="0" w:type="dxa"/>
            </w:tcMar>
            <w:vAlign w:val="center"/>
          </w:tcPr>
          <w:p w14:paraId="74FF6084" w14:textId="77777777" w:rsidR="00327C67" w:rsidRDefault="00725148">
            <w:pPr>
              <w:spacing w:before="100" w:after="100"/>
              <w:ind w:left="100" w:right="100"/>
            </w:pPr>
            <w:r>
              <w:rPr>
                <w:rFonts w:ascii="Helvetica" w:eastAsia="Helvetica" w:hAnsi="Helvetica" w:cs="Helvetica"/>
                <w:b/>
                <w:color w:val="000000"/>
                <w:sz w:val="18"/>
                <w:szCs w:val="18"/>
              </w:rPr>
              <w:t>Mechanism</w:t>
            </w:r>
          </w:p>
        </w:tc>
        <w:tc>
          <w:tcPr>
            <w:tcW w:w="1800" w:type="dxa"/>
            <w:shd w:val="clear" w:color="auto" w:fill="CFCFCF"/>
            <w:tcMar>
              <w:top w:w="0" w:type="dxa"/>
              <w:left w:w="0" w:type="dxa"/>
              <w:bottom w:w="0" w:type="dxa"/>
              <w:right w:w="0" w:type="dxa"/>
            </w:tcMar>
            <w:vAlign w:val="center"/>
          </w:tcPr>
          <w:p w14:paraId="0426A457" w14:textId="77777777" w:rsidR="00327C67" w:rsidRDefault="00725148">
            <w:pPr>
              <w:spacing w:before="100" w:after="100"/>
              <w:ind w:left="100" w:right="100"/>
            </w:pPr>
            <w:r>
              <w:rPr>
                <w:rFonts w:ascii="Helvetica" w:eastAsia="Helvetica" w:hAnsi="Helvetica" w:cs="Helvetica"/>
                <w:b/>
                <w:color w:val="000000"/>
                <w:sz w:val="18"/>
                <w:szCs w:val="18"/>
              </w:rPr>
              <w:t>Handling method</w:t>
            </w:r>
          </w:p>
        </w:tc>
      </w:tr>
      <w:tr w:rsidR="00327C67" w14:paraId="26E0DD9C" w14:textId="77777777">
        <w:trPr>
          <w:cantSplit/>
          <w:jc w:val="center"/>
        </w:trPr>
        <w:tc>
          <w:tcPr>
            <w:tcW w:w="1800" w:type="dxa"/>
            <w:shd w:val="clear" w:color="auto" w:fill="EFEFEF"/>
            <w:tcMar>
              <w:top w:w="0" w:type="dxa"/>
              <w:left w:w="0" w:type="dxa"/>
              <w:bottom w:w="0" w:type="dxa"/>
              <w:right w:w="0" w:type="dxa"/>
            </w:tcMar>
            <w:vAlign w:val="center"/>
          </w:tcPr>
          <w:p w14:paraId="682503DB" w14:textId="77777777" w:rsidR="00327C67" w:rsidRDefault="00725148">
            <w:pPr>
              <w:spacing w:before="100" w:after="100"/>
              <w:ind w:left="100" w:right="100"/>
            </w:pPr>
            <w:r>
              <w:rPr>
                <w:rFonts w:ascii="Helvetica" w:eastAsia="Helvetica" w:hAnsi="Helvetica" w:cs="Helvetica"/>
                <w:color w:val="000000"/>
                <w:sz w:val="18"/>
                <w:szCs w:val="18"/>
              </w:rPr>
              <w:t>ZN Smear</w:t>
            </w:r>
          </w:p>
        </w:tc>
        <w:tc>
          <w:tcPr>
            <w:tcW w:w="1800" w:type="dxa"/>
            <w:shd w:val="clear" w:color="auto" w:fill="EFEFEF"/>
            <w:tcMar>
              <w:top w:w="0" w:type="dxa"/>
              <w:left w:w="0" w:type="dxa"/>
              <w:bottom w:w="0" w:type="dxa"/>
              <w:right w:w="0" w:type="dxa"/>
            </w:tcMar>
            <w:vAlign w:val="center"/>
          </w:tcPr>
          <w:p w14:paraId="6F11CA0A" w14:textId="77777777" w:rsidR="00327C67" w:rsidRDefault="00725148">
            <w:pPr>
              <w:spacing w:before="100" w:after="100"/>
              <w:ind w:left="100" w:right="100"/>
              <w:jc w:val="right"/>
            </w:pPr>
            <w:r>
              <w:rPr>
                <w:rFonts w:ascii="Helvetica" w:eastAsia="Helvetica" w:hAnsi="Helvetica" w:cs="Helvetica"/>
                <w:color w:val="000000"/>
                <w:sz w:val="18"/>
                <w:szCs w:val="18"/>
              </w:rPr>
              <w:t>311</w:t>
            </w:r>
          </w:p>
        </w:tc>
        <w:tc>
          <w:tcPr>
            <w:tcW w:w="1800" w:type="dxa"/>
            <w:shd w:val="clear" w:color="auto" w:fill="EFEFEF"/>
            <w:tcMar>
              <w:top w:w="0" w:type="dxa"/>
              <w:left w:w="0" w:type="dxa"/>
              <w:bottom w:w="0" w:type="dxa"/>
              <w:right w:w="0" w:type="dxa"/>
            </w:tcMar>
            <w:vAlign w:val="center"/>
          </w:tcPr>
          <w:p w14:paraId="1880C78A" w14:textId="77777777" w:rsidR="00327C67" w:rsidRDefault="00725148">
            <w:pPr>
              <w:spacing w:before="100" w:after="100"/>
              <w:ind w:left="100" w:right="100"/>
            </w:pPr>
            <w:r>
              <w:rPr>
                <w:rFonts w:ascii="Helvetica" w:eastAsia="Helvetica" w:hAnsi="Helvetica" w:cs="Helvetica"/>
                <w:color w:val="000000"/>
                <w:sz w:val="18"/>
                <w:szCs w:val="18"/>
              </w:rPr>
              <w:t>Not suspected TBM</w:t>
            </w:r>
          </w:p>
        </w:tc>
        <w:tc>
          <w:tcPr>
            <w:tcW w:w="1800" w:type="dxa"/>
            <w:shd w:val="clear" w:color="auto" w:fill="EFEFEF"/>
            <w:tcMar>
              <w:top w:w="0" w:type="dxa"/>
              <w:left w:w="0" w:type="dxa"/>
              <w:bottom w:w="0" w:type="dxa"/>
              <w:right w:w="0" w:type="dxa"/>
            </w:tcMar>
            <w:vAlign w:val="center"/>
          </w:tcPr>
          <w:p w14:paraId="1F73ADCF" w14:textId="77777777" w:rsidR="00327C67" w:rsidRDefault="00725148">
            <w:pPr>
              <w:spacing w:before="100" w:after="100"/>
              <w:ind w:left="100" w:right="100"/>
            </w:pPr>
            <w:r>
              <w:rPr>
                <w:rFonts w:ascii="Helvetica" w:eastAsia="Helvetica" w:hAnsi="Helvetica" w:cs="Helvetica"/>
                <w:color w:val="000000"/>
                <w:sz w:val="18"/>
                <w:szCs w:val="18"/>
              </w:rPr>
              <w:t>MNAR</w:t>
            </w:r>
          </w:p>
        </w:tc>
        <w:tc>
          <w:tcPr>
            <w:tcW w:w="1800" w:type="dxa"/>
            <w:shd w:val="clear" w:color="auto" w:fill="EFEFEF"/>
            <w:tcMar>
              <w:top w:w="0" w:type="dxa"/>
              <w:left w:w="0" w:type="dxa"/>
              <w:bottom w:w="0" w:type="dxa"/>
              <w:right w:w="0" w:type="dxa"/>
            </w:tcMar>
            <w:vAlign w:val="center"/>
          </w:tcPr>
          <w:p w14:paraId="33DFAC47" w14:textId="77777777" w:rsidR="00327C67" w:rsidRDefault="00725148">
            <w:pPr>
              <w:spacing w:before="100" w:after="100"/>
              <w:ind w:left="100" w:right="100"/>
            </w:pPr>
            <w:r>
              <w:rPr>
                <w:rFonts w:ascii="Helvetica" w:eastAsia="Helvetica" w:hAnsi="Helvetica" w:cs="Helvetica"/>
                <w:color w:val="000000"/>
                <w:sz w:val="18"/>
                <w:szCs w:val="18"/>
              </w:rPr>
              <w:t>Set = 0</w:t>
            </w:r>
          </w:p>
        </w:tc>
      </w:tr>
      <w:tr w:rsidR="00327C67" w14:paraId="3B784F4D" w14:textId="77777777">
        <w:trPr>
          <w:cantSplit/>
          <w:jc w:val="center"/>
        </w:trPr>
        <w:tc>
          <w:tcPr>
            <w:tcW w:w="1800" w:type="dxa"/>
            <w:shd w:val="clear" w:color="auto" w:fill="FFFFFF"/>
            <w:tcMar>
              <w:top w:w="0" w:type="dxa"/>
              <w:left w:w="0" w:type="dxa"/>
              <w:bottom w:w="0" w:type="dxa"/>
              <w:right w:w="0" w:type="dxa"/>
            </w:tcMar>
            <w:vAlign w:val="center"/>
          </w:tcPr>
          <w:p w14:paraId="1BA27DE5" w14:textId="77777777" w:rsidR="00327C67" w:rsidRDefault="00725148">
            <w:pPr>
              <w:spacing w:before="100" w:after="100"/>
              <w:ind w:left="100" w:right="100"/>
            </w:pPr>
            <w:r>
              <w:rPr>
                <w:rFonts w:ascii="Helvetica" w:eastAsia="Helvetica" w:hAnsi="Helvetica" w:cs="Helvetica"/>
                <w:color w:val="000000"/>
                <w:sz w:val="18"/>
                <w:szCs w:val="18"/>
              </w:rPr>
              <w:t>MGIT</w:t>
            </w:r>
          </w:p>
        </w:tc>
        <w:tc>
          <w:tcPr>
            <w:tcW w:w="1800" w:type="dxa"/>
            <w:shd w:val="clear" w:color="auto" w:fill="FFFFFF"/>
            <w:tcMar>
              <w:top w:w="0" w:type="dxa"/>
              <w:left w:w="0" w:type="dxa"/>
              <w:bottom w:w="0" w:type="dxa"/>
              <w:right w:w="0" w:type="dxa"/>
            </w:tcMar>
            <w:vAlign w:val="center"/>
          </w:tcPr>
          <w:p w14:paraId="43C473F6" w14:textId="77777777" w:rsidR="00327C67" w:rsidRDefault="00725148">
            <w:pPr>
              <w:spacing w:before="100" w:after="100"/>
              <w:ind w:left="100" w:right="100"/>
              <w:jc w:val="right"/>
            </w:pPr>
            <w:r>
              <w:rPr>
                <w:rFonts w:ascii="Helvetica" w:eastAsia="Helvetica" w:hAnsi="Helvetica" w:cs="Helvetica"/>
                <w:color w:val="000000"/>
                <w:sz w:val="18"/>
                <w:szCs w:val="18"/>
              </w:rPr>
              <w:t>314</w:t>
            </w:r>
          </w:p>
        </w:tc>
        <w:tc>
          <w:tcPr>
            <w:tcW w:w="1800" w:type="dxa"/>
            <w:shd w:val="clear" w:color="auto" w:fill="FFFFFF"/>
            <w:tcMar>
              <w:top w:w="0" w:type="dxa"/>
              <w:left w:w="0" w:type="dxa"/>
              <w:bottom w:w="0" w:type="dxa"/>
              <w:right w:w="0" w:type="dxa"/>
            </w:tcMar>
            <w:vAlign w:val="center"/>
          </w:tcPr>
          <w:p w14:paraId="62A17FEE" w14:textId="77777777" w:rsidR="00327C67" w:rsidRDefault="00725148">
            <w:pPr>
              <w:spacing w:before="100" w:after="100"/>
              <w:ind w:left="100" w:right="100"/>
            </w:pPr>
            <w:r>
              <w:rPr>
                <w:rFonts w:ascii="Helvetica" w:eastAsia="Helvetica" w:hAnsi="Helvetica" w:cs="Helvetica"/>
                <w:color w:val="000000"/>
                <w:sz w:val="18"/>
                <w:szCs w:val="18"/>
              </w:rPr>
              <w:t>Not suspected TBM</w:t>
            </w:r>
          </w:p>
        </w:tc>
        <w:tc>
          <w:tcPr>
            <w:tcW w:w="1800" w:type="dxa"/>
            <w:shd w:val="clear" w:color="auto" w:fill="FFFFFF"/>
            <w:tcMar>
              <w:top w:w="0" w:type="dxa"/>
              <w:left w:w="0" w:type="dxa"/>
              <w:bottom w:w="0" w:type="dxa"/>
              <w:right w:w="0" w:type="dxa"/>
            </w:tcMar>
            <w:vAlign w:val="center"/>
          </w:tcPr>
          <w:p w14:paraId="68B5A5F3" w14:textId="77777777" w:rsidR="00327C67" w:rsidRDefault="00725148">
            <w:pPr>
              <w:spacing w:before="100" w:after="100"/>
              <w:ind w:left="100" w:right="100"/>
            </w:pPr>
            <w:r>
              <w:rPr>
                <w:rFonts w:ascii="Helvetica" w:eastAsia="Helvetica" w:hAnsi="Helvetica" w:cs="Helvetica"/>
                <w:color w:val="000000"/>
                <w:sz w:val="18"/>
                <w:szCs w:val="18"/>
              </w:rPr>
              <w:t>MNAR</w:t>
            </w:r>
          </w:p>
        </w:tc>
        <w:tc>
          <w:tcPr>
            <w:tcW w:w="1800" w:type="dxa"/>
            <w:shd w:val="clear" w:color="auto" w:fill="FFFFFF"/>
            <w:tcMar>
              <w:top w:w="0" w:type="dxa"/>
              <w:left w:w="0" w:type="dxa"/>
              <w:bottom w:w="0" w:type="dxa"/>
              <w:right w:w="0" w:type="dxa"/>
            </w:tcMar>
            <w:vAlign w:val="center"/>
          </w:tcPr>
          <w:p w14:paraId="1BAC48FA" w14:textId="77777777" w:rsidR="00327C67" w:rsidRDefault="00725148">
            <w:pPr>
              <w:spacing w:before="100" w:after="100"/>
              <w:ind w:left="100" w:right="100"/>
            </w:pPr>
            <w:r>
              <w:rPr>
                <w:rFonts w:ascii="Helvetica" w:eastAsia="Helvetica" w:hAnsi="Helvetica" w:cs="Helvetica"/>
                <w:color w:val="000000"/>
                <w:sz w:val="18"/>
                <w:szCs w:val="18"/>
              </w:rPr>
              <w:t>Set = 0</w:t>
            </w:r>
          </w:p>
        </w:tc>
      </w:tr>
      <w:tr w:rsidR="00327C67" w14:paraId="53AECB7D" w14:textId="77777777">
        <w:trPr>
          <w:cantSplit/>
          <w:jc w:val="center"/>
        </w:trPr>
        <w:tc>
          <w:tcPr>
            <w:tcW w:w="1800" w:type="dxa"/>
            <w:shd w:val="clear" w:color="auto" w:fill="EFEFEF"/>
            <w:tcMar>
              <w:top w:w="0" w:type="dxa"/>
              <w:left w:w="0" w:type="dxa"/>
              <w:bottom w:w="0" w:type="dxa"/>
              <w:right w:w="0" w:type="dxa"/>
            </w:tcMar>
            <w:vAlign w:val="center"/>
          </w:tcPr>
          <w:p w14:paraId="11870475" w14:textId="77777777" w:rsidR="00327C67" w:rsidRDefault="00725148">
            <w:pPr>
              <w:spacing w:before="100" w:after="100"/>
              <w:ind w:left="100" w:right="100"/>
            </w:pPr>
            <w:proofErr w:type="spellStart"/>
            <w:r>
              <w:rPr>
                <w:rFonts w:ascii="Helvetica" w:eastAsia="Helvetica" w:hAnsi="Helvetica" w:cs="Helvetica"/>
                <w:color w:val="000000"/>
                <w:sz w:val="18"/>
                <w:szCs w:val="18"/>
              </w:rPr>
              <w:t>Xpert</w:t>
            </w:r>
            <w:proofErr w:type="spellEnd"/>
          </w:p>
        </w:tc>
        <w:tc>
          <w:tcPr>
            <w:tcW w:w="1800" w:type="dxa"/>
            <w:shd w:val="clear" w:color="auto" w:fill="EFEFEF"/>
            <w:tcMar>
              <w:top w:w="0" w:type="dxa"/>
              <w:left w:w="0" w:type="dxa"/>
              <w:bottom w:w="0" w:type="dxa"/>
              <w:right w:w="0" w:type="dxa"/>
            </w:tcMar>
            <w:vAlign w:val="center"/>
          </w:tcPr>
          <w:p w14:paraId="03C2BAEC" w14:textId="77777777" w:rsidR="00327C67" w:rsidRDefault="00725148">
            <w:pPr>
              <w:spacing w:before="100" w:after="100"/>
              <w:ind w:left="100" w:right="100"/>
              <w:jc w:val="right"/>
            </w:pPr>
            <w:r>
              <w:rPr>
                <w:rFonts w:ascii="Helvetica" w:eastAsia="Helvetica" w:hAnsi="Helvetica" w:cs="Helvetica"/>
                <w:color w:val="000000"/>
                <w:sz w:val="18"/>
                <w:szCs w:val="18"/>
              </w:rPr>
              <w:t>305</w:t>
            </w:r>
          </w:p>
        </w:tc>
        <w:tc>
          <w:tcPr>
            <w:tcW w:w="1800" w:type="dxa"/>
            <w:shd w:val="clear" w:color="auto" w:fill="EFEFEF"/>
            <w:tcMar>
              <w:top w:w="0" w:type="dxa"/>
              <w:left w:w="0" w:type="dxa"/>
              <w:bottom w:w="0" w:type="dxa"/>
              <w:right w:w="0" w:type="dxa"/>
            </w:tcMar>
            <w:vAlign w:val="center"/>
          </w:tcPr>
          <w:p w14:paraId="6089AEF9" w14:textId="77777777" w:rsidR="00327C67" w:rsidRDefault="00725148">
            <w:pPr>
              <w:spacing w:before="100" w:after="100"/>
              <w:ind w:left="100" w:right="100"/>
            </w:pPr>
            <w:r>
              <w:rPr>
                <w:rFonts w:ascii="Helvetica" w:eastAsia="Helvetica" w:hAnsi="Helvetica" w:cs="Helvetica"/>
                <w:color w:val="000000"/>
                <w:sz w:val="18"/>
                <w:szCs w:val="18"/>
              </w:rPr>
              <w:t>Not suspected TBM</w:t>
            </w:r>
          </w:p>
        </w:tc>
        <w:tc>
          <w:tcPr>
            <w:tcW w:w="1800" w:type="dxa"/>
            <w:shd w:val="clear" w:color="auto" w:fill="EFEFEF"/>
            <w:tcMar>
              <w:top w:w="0" w:type="dxa"/>
              <w:left w:w="0" w:type="dxa"/>
              <w:bottom w:w="0" w:type="dxa"/>
              <w:right w:w="0" w:type="dxa"/>
            </w:tcMar>
            <w:vAlign w:val="center"/>
          </w:tcPr>
          <w:p w14:paraId="1D0A6BFD" w14:textId="77777777" w:rsidR="00327C67" w:rsidRDefault="00725148">
            <w:pPr>
              <w:spacing w:before="100" w:after="100"/>
              <w:ind w:left="100" w:right="100"/>
            </w:pPr>
            <w:r>
              <w:rPr>
                <w:rFonts w:ascii="Helvetica" w:eastAsia="Helvetica" w:hAnsi="Helvetica" w:cs="Helvetica"/>
                <w:color w:val="000000"/>
                <w:sz w:val="18"/>
                <w:szCs w:val="18"/>
              </w:rPr>
              <w:t>MNAR</w:t>
            </w:r>
          </w:p>
        </w:tc>
        <w:tc>
          <w:tcPr>
            <w:tcW w:w="1800" w:type="dxa"/>
            <w:shd w:val="clear" w:color="auto" w:fill="EFEFEF"/>
            <w:tcMar>
              <w:top w:w="0" w:type="dxa"/>
              <w:left w:w="0" w:type="dxa"/>
              <w:bottom w:w="0" w:type="dxa"/>
              <w:right w:w="0" w:type="dxa"/>
            </w:tcMar>
            <w:vAlign w:val="center"/>
          </w:tcPr>
          <w:p w14:paraId="33DD811C" w14:textId="77777777" w:rsidR="00327C67" w:rsidRDefault="00725148">
            <w:pPr>
              <w:spacing w:before="100" w:after="100"/>
              <w:ind w:left="100" w:right="100"/>
            </w:pPr>
            <w:r>
              <w:rPr>
                <w:rFonts w:ascii="Helvetica" w:eastAsia="Helvetica" w:hAnsi="Helvetica" w:cs="Helvetica"/>
                <w:color w:val="000000"/>
                <w:sz w:val="18"/>
                <w:szCs w:val="18"/>
              </w:rPr>
              <w:t>Set = 0</w:t>
            </w:r>
          </w:p>
        </w:tc>
      </w:tr>
      <w:tr w:rsidR="00327C67" w14:paraId="7D25CCE2" w14:textId="77777777">
        <w:trPr>
          <w:cantSplit/>
          <w:jc w:val="center"/>
        </w:trPr>
        <w:tc>
          <w:tcPr>
            <w:tcW w:w="1800" w:type="dxa"/>
            <w:shd w:val="clear" w:color="auto" w:fill="FFFFFF"/>
            <w:tcMar>
              <w:top w:w="0" w:type="dxa"/>
              <w:left w:w="0" w:type="dxa"/>
              <w:bottom w:w="0" w:type="dxa"/>
              <w:right w:w="0" w:type="dxa"/>
            </w:tcMar>
            <w:vAlign w:val="center"/>
          </w:tcPr>
          <w:p w14:paraId="73C15CB7" w14:textId="77777777" w:rsidR="00327C67" w:rsidRDefault="00725148">
            <w:pPr>
              <w:spacing w:before="100" w:after="100"/>
              <w:ind w:left="100" w:right="100"/>
            </w:pPr>
            <w:r>
              <w:rPr>
                <w:rFonts w:ascii="Helvetica" w:eastAsia="Helvetica" w:hAnsi="Helvetica" w:cs="Helvetica"/>
                <w:color w:val="000000"/>
                <w:sz w:val="18"/>
                <w:szCs w:val="18"/>
              </w:rPr>
              <w:t>HIV Status</w:t>
            </w:r>
          </w:p>
        </w:tc>
        <w:tc>
          <w:tcPr>
            <w:tcW w:w="1800" w:type="dxa"/>
            <w:shd w:val="clear" w:color="auto" w:fill="FFFFFF"/>
            <w:tcMar>
              <w:top w:w="0" w:type="dxa"/>
              <w:left w:w="0" w:type="dxa"/>
              <w:bottom w:w="0" w:type="dxa"/>
              <w:right w:w="0" w:type="dxa"/>
            </w:tcMar>
            <w:vAlign w:val="center"/>
          </w:tcPr>
          <w:p w14:paraId="5C0EBE4E" w14:textId="77777777" w:rsidR="00327C67" w:rsidRDefault="00725148">
            <w:pPr>
              <w:spacing w:before="100" w:after="100"/>
              <w:ind w:left="100" w:right="100"/>
              <w:jc w:val="right"/>
            </w:pPr>
            <w:r>
              <w:rPr>
                <w:rFonts w:ascii="Helvetica" w:eastAsia="Helvetica" w:hAnsi="Helvetica" w:cs="Helvetica"/>
                <w:color w:val="000000"/>
                <w:sz w:val="18"/>
                <w:szCs w:val="18"/>
              </w:rPr>
              <w:t>215</w:t>
            </w:r>
          </w:p>
        </w:tc>
        <w:tc>
          <w:tcPr>
            <w:tcW w:w="1800" w:type="dxa"/>
            <w:shd w:val="clear" w:color="auto" w:fill="FFFFFF"/>
            <w:tcMar>
              <w:top w:w="0" w:type="dxa"/>
              <w:left w:w="0" w:type="dxa"/>
              <w:bottom w:w="0" w:type="dxa"/>
              <w:right w:w="0" w:type="dxa"/>
            </w:tcMar>
            <w:vAlign w:val="center"/>
          </w:tcPr>
          <w:p w14:paraId="3CA7B0D8" w14:textId="77777777" w:rsidR="00327C67" w:rsidRDefault="00725148">
            <w:pPr>
              <w:spacing w:before="100" w:after="100"/>
              <w:ind w:left="100" w:right="100"/>
            </w:pPr>
            <w:r>
              <w:rPr>
                <w:rFonts w:ascii="Helvetica" w:eastAsia="Helvetica" w:hAnsi="Helvetica" w:cs="Helvetica"/>
                <w:color w:val="000000"/>
                <w:sz w:val="18"/>
                <w:szCs w:val="18"/>
              </w:rPr>
              <w:t>Test not mandatory</w:t>
            </w:r>
          </w:p>
        </w:tc>
        <w:tc>
          <w:tcPr>
            <w:tcW w:w="1800" w:type="dxa"/>
            <w:shd w:val="clear" w:color="auto" w:fill="FFFFFF"/>
            <w:tcMar>
              <w:top w:w="0" w:type="dxa"/>
              <w:left w:w="0" w:type="dxa"/>
              <w:bottom w:w="0" w:type="dxa"/>
              <w:right w:w="0" w:type="dxa"/>
            </w:tcMar>
            <w:vAlign w:val="center"/>
          </w:tcPr>
          <w:p w14:paraId="083827A3" w14:textId="19C03421" w:rsidR="00327C67" w:rsidRDefault="00725148">
            <w:pPr>
              <w:spacing w:before="100" w:after="100"/>
              <w:ind w:left="100" w:right="100"/>
            </w:pPr>
            <w:r>
              <w:rPr>
                <w:rFonts w:ascii="Helvetica" w:eastAsia="Helvetica" w:hAnsi="Helvetica" w:cs="Helvetica"/>
                <w:color w:val="000000"/>
                <w:sz w:val="18"/>
                <w:szCs w:val="18"/>
              </w:rPr>
              <w:t>MAR/M</w:t>
            </w:r>
            <w:ins w:id="110" w:author="Ronald Geskus" w:date="2021-12-02T11:31:00Z">
              <w:r w:rsidR="00CD498A">
                <w:rPr>
                  <w:rFonts w:ascii="Helvetica" w:eastAsia="Helvetica" w:hAnsi="Helvetica" w:cs="Helvetica"/>
                  <w:color w:val="000000"/>
                  <w:sz w:val="18"/>
                  <w:szCs w:val="18"/>
                </w:rPr>
                <w:t>N</w:t>
              </w:r>
            </w:ins>
            <w:del w:id="111" w:author="Ronald Geskus" w:date="2021-12-02T11:31:00Z">
              <w:r w:rsidDel="00CD498A">
                <w:rPr>
                  <w:rFonts w:ascii="Helvetica" w:eastAsia="Helvetica" w:hAnsi="Helvetica" w:cs="Helvetica"/>
                  <w:color w:val="000000"/>
                  <w:sz w:val="18"/>
                  <w:szCs w:val="18"/>
                </w:rPr>
                <w:delText>C</w:delText>
              </w:r>
            </w:del>
            <w:r>
              <w:rPr>
                <w:rFonts w:ascii="Helvetica" w:eastAsia="Helvetica" w:hAnsi="Helvetica" w:cs="Helvetica"/>
                <w:color w:val="000000"/>
                <w:sz w:val="18"/>
                <w:szCs w:val="18"/>
              </w:rPr>
              <w:t>AR</w:t>
            </w:r>
          </w:p>
        </w:tc>
        <w:tc>
          <w:tcPr>
            <w:tcW w:w="1800" w:type="dxa"/>
            <w:shd w:val="clear" w:color="auto" w:fill="FFFFFF"/>
            <w:tcMar>
              <w:top w:w="0" w:type="dxa"/>
              <w:left w:w="0" w:type="dxa"/>
              <w:bottom w:w="0" w:type="dxa"/>
              <w:right w:w="0" w:type="dxa"/>
            </w:tcMar>
            <w:vAlign w:val="center"/>
          </w:tcPr>
          <w:p w14:paraId="6D555188"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3B32894C" w14:textId="77777777">
        <w:trPr>
          <w:cantSplit/>
          <w:jc w:val="center"/>
        </w:trPr>
        <w:tc>
          <w:tcPr>
            <w:tcW w:w="1800" w:type="dxa"/>
            <w:shd w:val="clear" w:color="auto" w:fill="EFEFEF"/>
            <w:tcMar>
              <w:top w:w="0" w:type="dxa"/>
              <w:left w:w="0" w:type="dxa"/>
              <w:bottom w:w="0" w:type="dxa"/>
              <w:right w:w="0" w:type="dxa"/>
            </w:tcMar>
            <w:vAlign w:val="center"/>
          </w:tcPr>
          <w:p w14:paraId="2E31EB52" w14:textId="77777777" w:rsidR="00327C67" w:rsidRDefault="00725148">
            <w:pPr>
              <w:spacing w:before="100" w:after="100"/>
              <w:ind w:left="100" w:right="100"/>
            </w:pPr>
            <w:commentRangeStart w:id="112"/>
            <w:r>
              <w:rPr>
                <w:rFonts w:ascii="Helvetica" w:eastAsia="Helvetica" w:hAnsi="Helvetica" w:cs="Helvetica"/>
                <w:color w:val="000000"/>
                <w:sz w:val="18"/>
                <w:szCs w:val="18"/>
              </w:rPr>
              <w:t>TB-suggested symptoms</w:t>
            </w:r>
            <w:commentRangeEnd w:id="112"/>
            <w:r w:rsidR="00BD2820">
              <w:rPr>
                <w:rStyle w:val="CommentReference"/>
              </w:rPr>
              <w:commentReference w:id="112"/>
            </w:r>
          </w:p>
        </w:tc>
        <w:tc>
          <w:tcPr>
            <w:tcW w:w="1800" w:type="dxa"/>
            <w:shd w:val="clear" w:color="auto" w:fill="EFEFEF"/>
            <w:tcMar>
              <w:top w:w="0" w:type="dxa"/>
              <w:left w:w="0" w:type="dxa"/>
              <w:bottom w:w="0" w:type="dxa"/>
              <w:right w:w="0" w:type="dxa"/>
            </w:tcMar>
            <w:vAlign w:val="center"/>
          </w:tcPr>
          <w:p w14:paraId="4C1D6DF3" w14:textId="77777777" w:rsidR="00327C67" w:rsidRDefault="00725148">
            <w:pPr>
              <w:spacing w:before="100" w:after="100"/>
              <w:ind w:left="100" w:right="100"/>
              <w:jc w:val="right"/>
            </w:pPr>
            <w:r>
              <w:rPr>
                <w:rFonts w:ascii="Helvetica" w:eastAsia="Helvetica" w:hAnsi="Helvetica" w:cs="Helvetica"/>
                <w:color w:val="000000"/>
                <w:sz w:val="18"/>
                <w:szCs w:val="18"/>
              </w:rPr>
              <w:t>273</w:t>
            </w:r>
          </w:p>
        </w:tc>
        <w:tc>
          <w:tcPr>
            <w:tcW w:w="1800" w:type="dxa"/>
            <w:shd w:val="clear" w:color="auto" w:fill="EFEFEF"/>
            <w:tcMar>
              <w:top w:w="0" w:type="dxa"/>
              <w:left w:w="0" w:type="dxa"/>
              <w:bottom w:w="0" w:type="dxa"/>
              <w:right w:w="0" w:type="dxa"/>
            </w:tcMar>
            <w:vAlign w:val="center"/>
          </w:tcPr>
          <w:p w14:paraId="200FCFDB" w14:textId="77777777" w:rsidR="00327C67" w:rsidRDefault="00725148">
            <w:pPr>
              <w:spacing w:before="100" w:after="100"/>
              <w:ind w:left="100" w:right="100"/>
            </w:pPr>
            <w:r>
              <w:rPr>
                <w:rFonts w:ascii="Helvetica" w:eastAsia="Helvetica" w:hAnsi="Helvetica" w:cs="Helvetica"/>
                <w:color w:val="000000"/>
                <w:sz w:val="18"/>
                <w:szCs w:val="18"/>
              </w:rPr>
              <w:t>Unmeasured / Unnoticed / Unconscious</w:t>
            </w:r>
          </w:p>
        </w:tc>
        <w:tc>
          <w:tcPr>
            <w:tcW w:w="1800" w:type="dxa"/>
            <w:shd w:val="clear" w:color="auto" w:fill="EFEFEF"/>
            <w:tcMar>
              <w:top w:w="0" w:type="dxa"/>
              <w:left w:w="0" w:type="dxa"/>
              <w:bottom w:w="0" w:type="dxa"/>
              <w:right w:w="0" w:type="dxa"/>
            </w:tcMar>
            <w:vAlign w:val="center"/>
          </w:tcPr>
          <w:p w14:paraId="19A5D077" w14:textId="77777777" w:rsidR="00327C67" w:rsidRDefault="00725148">
            <w:pPr>
              <w:spacing w:before="100" w:after="100"/>
              <w:ind w:left="100" w:right="100"/>
            </w:pPr>
            <w:r>
              <w:rPr>
                <w:rFonts w:ascii="Helvetica" w:eastAsia="Helvetica" w:hAnsi="Helvetica" w:cs="Helvetica"/>
                <w:color w:val="000000"/>
                <w:sz w:val="18"/>
                <w:szCs w:val="18"/>
              </w:rPr>
              <w:t>MAR/MNAR</w:t>
            </w:r>
          </w:p>
        </w:tc>
        <w:tc>
          <w:tcPr>
            <w:tcW w:w="1800" w:type="dxa"/>
            <w:shd w:val="clear" w:color="auto" w:fill="EFEFEF"/>
            <w:tcMar>
              <w:top w:w="0" w:type="dxa"/>
              <w:left w:w="0" w:type="dxa"/>
              <w:bottom w:w="0" w:type="dxa"/>
              <w:right w:w="0" w:type="dxa"/>
            </w:tcMar>
            <w:vAlign w:val="center"/>
          </w:tcPr>
          <w:p w14:paraId="093B18C9"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7AF8BC2C" w14:textId="77777777">
        <w:trPr>
          <w:cantSplit/>
          <w:jc w:val="center"/>
        </w:trPr>
        <w:tc>
          <w:tcPr>
            <w:tcW w:w="1800" w:type="dxa"/>
            <w:shd w:val="clear" w:color="auto" w:fill="FFFFFF"/>
            <w:tcMar>
              <w:top w:w="0" w:type="dxa"/>
              <w:left w:w="0" w:type="dxa"/>
              <w:bottom w:w="0" w:type="dxa"/>
              <w:right w:w="0" w:type="dxa"/>
            </w:tcMar>
            <w:vAlign w:val="center"/>
          </w:tcPr>
          <w:p w14:paraId="1CC9FDE1" w14:textId="77777777" w:rsidR="00327C67" w:rsidRDefault="00725148">
            <w:pPr>
              <w:spacing w:before="100" w:after="100"/>
              <w:ind w:left="100" w:right="100"/>
            </w:pPr>
            <w:r>
              <w:rPr>
                <w:rFonts w:ascii="Helvetica" w:eastAsia="Helvetica" w:hAnsi="Helvetica" w:cs="Helvetica"/>
                <w:color w:val="000000"/>
                <w:sz w:val="18"/>
                <w:szCs w:val="18"/>
              </w:rPr>
              <w:t>Local neuro-deficit</w:t>
            </w:r>
          </w:p>
        </w:tc>
        <w:tc>
          <w:tcPr>
            <w:tcW w:w="1800" w:type="dxa"/>
            <w:shd w:val="clear" w:color="auto" w:fill="FFFFFF"/>
            <w:tcMar>
              <w:top w:w="0" w:type="dxa"/>
              <w:left w:w="0" w:type="dxa"/>
              <w:bottom w:w="0" w:type="dxa"/>
              <w:right w:w="0" w:type="dxa"/>
            </w:tcMar>
            <w:vAlign w:val="center"/>
          </w:tcPr>
          <w:p w14:paraId="0C1D6F57" w14:textId="77777777" w:rsidR="00327C67" w:rsidRDefault="00725148">
            <w:pPr>
              <w:spacing w:before="100" w:after="100"/>
              <w:ind w:left="100" w:right="100"/>
              <w:jc w:val="right"/>
            </w:pPr>
            <w:r>
              <w:rPr>
                <w:rFonts w:ascii="Helvetica" w:eastAsia="Helvetica" w:hAnsi="Helvetica" w:cs="Helvetica"/>
                <w:color w:val="000000"/>
                <w:sz w:val="18"/>
                <w:szCs w:val="18"/>
              </w:rPr>
              <w:t>17</w:t>
            </w:r>
          </w:p>
        </w:tc>
        <w:tc>
          <w:tcPr>
            <w:tcW w:w="1800" w:type="dxa"/>
            <w:shd w:val="clear" w:color="auto" w:fill="FFFFFF"/>
            <w:tcMar>
              <w:top w:w="0" w:type="dxa"/>
              <w:left w:w="0" w:type="dxa"/>
              <w:bottom w:w="0" w:type="dxa"/>
              <w:right w:w="0" w:type="dxa"/>
            </w:tcMar>
            <w:vAlign w:val="center"/>
          </w:tcPr>
          <w:p w14:paraId="604524D6" w14:textId="77777777" w:rsidR="00327C67" w:rsidRDefault="00725148">
            <w:pPr>
              <w:spacing w:before="100" w:after="100"/>
              <w:ind w:left="100" w:right="100"/>
            </w:pPr>
            <w:r>
              <w:rPr>
                <w:rFonts w:ascii="Helvetica" w:eastAsia="Helvetica" w:hAnsi="Helvetica" w:cs="Helvetica"/>
                <w:color w:val="000000"/>
                <w:sz w:val="18"/>
                <w:szCs w:val="18"/>
              </w:rPr>
              <w:t>Unconscious</w:t>
            </w:r>
          </w:p>
        </w:tc>
        <w:tc>
          <w:tcPr>
            <w:tcW w:w="1800" w:type="dxa"/>
            <w:shd w:val="clear" w:color="auto" w:fill="FFFFFF"/>
            <w:tcMar>
              <w:top w:w="0" w:type="dxa"/>
              <w:left w:w="0" w:type="dxa"/>
              <w:bottom w:w="0" w:type="dxa"/>
              <w:right w:w="0" w:type="dxa"/>
            </w:tcMar>
            <w:vAlign w:val="center"/>
          </w:tcPr>
          <w:p w14:paraId="57A3037A" w14:textId="77777777" w:rsidR="00327C67" w:rsidRDefault="00725148">
            <w:pPr>
              <w:spacing w:before="100" w:after="100"/>
              <w:ind w:left="100" w:right="100"/>
            </w:pPr>
            <w:r>
              <w:rPr>
                <w:rFonts w:ascii="Helvetica" w:eastAsia="Helvetica" w:hAnsi="Helvetica" w:cs="Helvetica"/>
                <w:color w:val="000000"/>
                <w:sz w:val="18"/>
                <w:szCs w:val="18"/>
              </w:rPr>
              <w:t>MAR/MNAR</w:t>
            </w:r>
          </w:p>
        </w:tc>
        <w:tc>
          <w:tcPr>
            <w:tcW w:w="1800" w:type="dxa"/>
            <w:shd w:val="clear" w:color="auto" w:fill="FFFFFF"/>
            <w:tcMar>
              <w:top w:w="0" w:type="dxa"/>
              <w:left w:w="0" w:type="dxa"/>
              <w:bottom w:w="0" w:type="dxa"/>
              <w:right w:w="0" w:type="dxa"/>
            </w:tcMar>
            <w:vAlign w:val="center"/>
          </w:tcPr>
          <w:p w14:paraId="23C94214"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6BE1C67D" w14:textId="77777777">
        <w:trPr>
          <w:cantSplit/>
          <w:jc w:val="center"/>
        </w:trPr>
        <w:tc>
          <w:tcPr>
            <w:tcW w:w="1800" w:type="dxa"/>
            <w:shd w:val="clear" w:color="auto" w:fill="EFEFEF"/>
            <w:tcMar>
              <w:top w:w="0" w:type="dxa"/>
              <w:left w:w="0" w:type="dxa"/>
              <w:bottom w:w="0" w:type="dxa"/>
              <w:right w:w="0" w:type="dxa"/>
            </w:tcMar>
            <w:vAlign w:val="center"/>
          </w:tcPr>
          <w:p w14:paraId="3357EC0E" w14:textId="77777777" w:rsidR="00327C67" w:rsidRDefault="00725148">
            <w:pPr>
              <w:spacing w:before="100" w:after="100"/>
              <w:ind w:left="100" w:right="100"/>
            </w:pPr>
            <w:r>
              <w:rPr>
                <w:rFonts w:ascii="Helvetica" w:eastAsia="Helvetica" w:hAnsi="Helvetica" w:cs="Helvetica"/>
                <w:color w:val="000000"/>
                <w:sz w:val="18"/>
                <w:szCs w:val="18"/>
              </w:rPr>
              <w:lastRenderedPageBreak/>
              <w:t>Glasgow Coma Score</w:t>
            </w:r>
          </w:p>
        </w:tc>
        <w:tc>
          <w:tcPr>
            <w:tcW w:w="1800" w:type="dxa"/>
            <w:shd w:val="clear" w:color="auto" w:fill="EFEFEF"/>
            <w:tcMar>
              <w:top w:w="0" w:type="dxa"/>
              <w:left w:w="0" w:type="dxa"/>
              <w:bottom w:w="0" w:type="dxa"/>
              <w:right w:w="0" w:type="dxa"/>
            </w:tcMar>
            <w:vAlign w:val="center"/>
          </w:tcPr>
          <w:p w14:paraId="4F07A988" w14:textId="77777777" w:rsidR="00327C67" w:rsidRDefault="00725148">
            <w:pPr>
              <w:spacing w:before="100" w:after="100"/>
              <w:ind w:left="100" w:right="100"/>
              <w:jc w:val="right"/>
            </w:pPr>
            <w:r>
              <w:rPr>
                <w:rFonts w:ascii="Helvetica" w:eastAsia="Helvetica" w:hAnsi="Helvetica" w:cs="Helvetica"/>
                <w:color w:val="000000"/>
                <w:sz w:val="18"/>
                <w:szCs w:val="18"/>
              </w:rPr>
              <w:t>21</w:t>
            </w:r>
          </w:p>
        </w:tc>
        <w:tc>
          <w:tcPr>
            <w:tcW w:w="1800" w:type="dxa"/>
            <w:shd w:val="clear" w:color="auto" w:fill="EFEFEF"/>
            <w:tcMar>
              <w:top w:w="0" w:type="dxa"/>
              <w:left w:w="0" w:type="dxa"/>
              <w:bottom w:w="0" w:type="dxa"/>
              <w:right w:w="0" w:type="dxa"/>
            </w:tcMar>
            <w:vAlign w:val="center"/>
          </w:tcPr>
          <w:p w14:paraId="73FF9514" w14:textId="77777777" w:rsidR="00327C67" w:rsidRDefault="00725148">
            <w:pPr>
              <w:spacing w:before="100" w:after="100"/>
              <w:ind w:left="100" w:right="100"/>
            </w:pPr>
            <w:r>
              <w:rPr>
                <w:rFonts w:ascii="Helvetica" w:eastAsia="Helvetica" w:hAnsi="Helvetica" w:cs="Helvetica"/>
                <w:color w:val="000000"/>
                <w:sz w:val="18"/>
                <w:szCs w:val="18"/>
              </w:rPr>
              <w:t>Unconscious (GCSV) / Blinded (GCSE) / Unmeasured</w:t>
            </w:r>
          </w:p>
        </w:tc>
        <w:tc>
          <w:tcPr>
            <w:tcW w:w="1800" w:type="dxa"/>
            <w:shd w:val="clear" w:color="auto" w:fill="EFEFEF"/>
            <w:tcMar>
              <w:top w:w="0" w:type="dxa"/>
              <w:left w:w="0" w:type="dxa"/>
              <w:bottom w:w="0" w:type="dxa"/>
              <w:right w:w="0" w:type="dxa"/>
            </w:tcMar>
            <w:vAlign w:val="center"/>
          </w:tcPr>
          <w:p w14:paraId="2F0715D4" w14:textId="77777777" w:rsidR="00327C67" w:rsidRDefault="00725148">
            <w:pPr>
              <w:spacing w:before="100" w:after="100"/>
              <w:ind w:left="100" w:right="100"/>
            </w:pPr>
            <w:commentRangeStart w:id="113"/>
            <w:r>
              <w:rPr>
                <w:rFonts w:ascii="Helvetica" w:eastAsia="Helvetica" w:hAnsi="Helvetica" w:cs="Helvetica"/>
                <w:color w:val="000000"/>
                <w:sz w:val="18"/>
                <w:szCs w:val="18"/>
              </w:rPr>
              <w:t>MAR</w:t>
            </w:r>
            <w:commentRangeEnd w:id="113"/>
            <w:r w:rsidR="00443DC6">
              <w:rPr>
                <w:rStyle w:val="CommentReference"/>
              </w:rPr>
              <w:commentReference w:id="113"/>
            </w:r>
          </w:p>
        </w:tc>
        <w:tc>
          <w:tcPr>
            <w:tcW w:w="1800" w:type="dxa"/>
            <w:shd w:val="clear" w:color="auto" w:fill="EFEFEF"/>
            <w:tcMar>
              <w:top w:w="0" w:type="dxa"/>
              <w:left w:w="0" w:type="dxa"/>
              <w:bottom w:w="0" w:type="dxa"/>
              <w:right w:w="0" w:type="dxa"/>
            </w:tcMar>
            <w:vAlign w:val="center"/>
          </w:tcPr>
          <w:p w14:paraId="3DDD3FB5"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24CC7CE5" w14:textId="77777777">
        <w:trPr>
          <w:cantSplit/>
          <w:jc w:val="center"/>
        </w:trPr>
        <w:tc>
          <w:tcPr>
            <w:tcW w:w="1800" w:type="dxa"/>
            <w:shd w:val="clear" w:color="auto" w:fill="FFFFFF"/>
            <w:tcMar>
              <w:top w:w="0" w:type="dxa"/>
              <w:left w:w="0" w:type="dxa"/>
              <w:bottom w:w="0" w:type="dxa"/>
              <w:right w:w="0" w:type="dxa"/>
            </w:tcMar>
            <w:vAlign w:val="center"/>
          </w:tcPr>
          <w:p w14:paraId="4F888B0B" w14:textId="77777777" w:rsidR="00327C67" w:rsidRDefault="00725148">
            <w:pPr>
              <w:spacing w:before="100" w:after="100"/>
              <w:ind w:left="100" w:right="100"/>
            </w:pPr>
            <w:r>
              <w:rPr>
                <w:rFonts w:ascii="Helvetica" w:eastAsia="Helvetica" w:hAnsi="Helvetica" w:cs="Helvetica"/>
                <w:color w:val="000000"/>
                <w:sz w:val="18"/>
                <w:szCs w:val="18"/>
              </w:rPr>
              <w:t>Age</w:t>
            </w:r>
          </w:p>
        </w:tc>
        <w:tc>
          <w:tcPr>
            <w:tcW w:w="1800" w:type="dxa"/>
            <w:shd w:val="clear" w:color="auto" w:fill="FFFFFF"/>
            <w:tcMar>
              <w:top w:w="0" w:type="dxa"/>
              <w:left w:w="0" w:type="dxa"/>
              <w:bottom w:w="0" w:type="dxa"/>
              <w:right w:w="0" w:type="dxa"/>
            </w:tcMar>
            <w:vAlign w:val="center"/>
          </w:tcPr>
          <w:p w14:paraId="444AF28C" w14:textId="77777777" w:rsidR="00327C67" w:rsidRDefault="00725148">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FFFFFF"/>
            <w:tcMar>
              <w:top w:w="0" w:type="dxa"/>
              <w:left w:w="0" w:type="dxa"/>
              <w:bottom w:w="0" w:type="dxa"/>
              <w:right w:w="0" w:type="dxa"/>
            </w:tcMar>
            <w:vAlign w:val="center"/>
          </w:tcPr>
          <w:p w14:paraId="0A47BEA1" w14:textId="77777777" w:rsidR="00327C67" w:rsidRDefault="00725148">
            <w:pPr>
              <w:spacing w:before="100" w:after="100"/>
              <w:ind w:left="100" w:right="100"/>
            </w:pPr>
            <w:r>
              <w:rPr>
                <w:rFonts w:ascii="Helvetica" w:eastAsia="Helvetica" w:hAnsi="Helvetica" w:cs="Helvetica"/>
                <w:color w:val="000000"/>
                <w:sz w:val="18"/>
                <w:szCs w:val="18"/>
              </w:rPr>
              <w:t>Input error</w:t>
            </w:r>
          </w:p>
        </w:tc>
        <w:tc>
          <w:tcPr>
            <w:tcW w:w="1800" w:type="dxa"/>
            <w:shd w:val="clear" w:color="auto" w:fill="FFFFFF"/>
            <w:tcMar>
              <w:top w:w="0" w:type="dxa"/>
              <w:left w:w="0" w:type="dxa"/>
              <w:bottom w:w="0" w:type="dxa"/>
              <w:right w:w="0" w:type="dxa"/>
            </w:tcMar>
            <w:vAlign w:val="center"/>
          </w:tcPr>
          <w:p w14:paraId="7D68CAD3" w14:textId="77777777" w:rsidR="00327C67" w:rsidRDefault="00725148">
            <w:pPr>
              <w:spacing w:before="100" w:after="100"/>
              <w:ind w:left="100" w:right="100"/>
            </w:pPr>
            <w:r>
              <w:rPr>
                <w:rFonts w:ascii="Helvetica" w:eastAsia="Helvetica" w:hAnsi="Helvetica" w:cs="Helvetica"/>
                <w:color w:val="000000"/>
                <w:sz w:val="18"/>
                <w:szCs w:val="18"/>
              </w:rPr>
              <w:t>MCAR</w:t>
            </w:r>
          </w:p>
        </w:tc>
        <w:tc>
          <w:tcPr>
            <w:tcW w:w="1800" w:type="dxa"/>
            <w:shd w:val="clear" w:color="auto" w:fill="FFFFFF"/>
            <w:tcMar>
              <w:top w:w="0" w:type="dxa"/>
              <w:left w:w="0" w:type="dxa"/>
              <w:bottom w:w="0" w:type="dxa"/>
              <w:right w:w="0" w:type="dxa"/>
            </w:tcMar>
            <w:vAlign w:val="center"/>
          </w:tcPr>
          <w:p w14:paraId="383A0487"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3B75ED9A" w14:textId="77777777">
        <w:trPr>
          <w:cantSplit/>
          <w:jc w:val="center"/>
        </w:trPr>
        <w:tc>
          <w:tcPr>
            <w:tcW w:w="1800" w:type="dxa"/>
            <w:shd w:val="clear" w:color="auto" w:fill="EFEFEF"/>
            <w:tcMar>
              <w:top w:w="0" w:type="dxa"/>
              <w:left w:w="0" w:type="dxa"/>
              <w:bottom w:w="0" w:type="dxa"/>
              <w:right w:w="0" w:type="dxa"/>
            </w:tcMar>
            <w:vAlign w:val="center"/>
          </w:tcPr>
          <w:p w14:paraId="53E02C77" w14:textId="77777777" w:rsidR="00327C67" w:rsidRDefault="00725148">
            <w:pPr>
              <w:spacing w:before="100" w:after="100"/>
              <w:ind w:left="100" w:right="100"/>
            </w:pPr>
            <w:r>
              <w:rPr>
                <w:rFonts w:ascii="Helvetica" w:eastAsia="Helvetica" w:hAnsi="Helvetica" w:cs="Helvetica"/>
                <w:color w:val="000000"/>
                <w:sz w:val="18"/>
                <w:szCs w:val="18"/>
              </w:rPr>
              <w:t>Illness days</w:t>
            </w:r>
          </w:p>
        </w:tc>
        <w:tc>
          <w:tcPr>
            <w:tcW w:w="1800" w:type="dxa"/>
            <w:shd w:val="clear" w:color="auto" w:fill="EFEFEF"/>
            <w:tcMar>
              <w:top w:w="0" w:type="dxa"/>
              <w:left w:w="0" w:type="dxa"/>
              <w:bottom w:w="0" w:type="dxa"/>
              <w:right w:w="0" w:type="dxa"/>
            </w:tcMar>
            <w:vAlign w:val="center"/>
          </w:tcPr>
          <w:p w14:paraId="5A16B1D0" w14:textId="77777777" w:rsidR="00327C67" w:rsidRDefault="00725148">
            <w:pPr>
              <w:spacing w:before="100" w:after="100"/>
              <w:ind w:left="100" w:right="100"/>
              <w:jc w:val="right"/>
            </w:pPr>
            <w:r>
              <w:rPr>
                <w:rFonts w:ascii="Helvetica" w:eastAsia="Helvetica" w:hAnsi="Helvetica" w:cs="Helvetica"/>
                <w:color w:val="000000"/>
                <w:sz w:val="18"/>
                <w:szCs w:val="18"/>
              </w:rPr>
              <w:t>29</w:t>
            </w:r>
          </w:p>
        </w:tc>
        <w:tc>
          <w:tcPr>
            <w:tcW w:w="1800" w:type="dxa"/>
            <w:shd w:val="clear" w:color="auto" w:fill="EFEFEF"/>
            <w:tcMar>
              <w:top w:w="0" w:type="dxa"/>
              <w:left w:w="0" w:type="dxa"/>
              <w:bottom w:w="0" w:type="dxa"/>
              <w:right w:w="0" w:type="dxa"/>
            </w:tcMar>
            <w:vAlign w:val="center"/>
          </w:tcPr>
          <w:p w14:paraId="33B05793" w14:textId="77777777" w:rsidR="00327C67" w:rsidRDefault="00725148">
            <w:pPr>
              <w:spacing w:before="100" w:after="100"/>
              <w:ind w:left="100" w:right="100"/>
            </w:pPr>
            <w:r>
              <w:rPr>
                <w:rFonts w:ascii="Helvetica" w:eastAsia="Helvetica" w:hAnsi="Helvetica" w:cs="Helvetica"/>
                <w:color w:val="000000"/>
                <w:sz w:val="18"/>
                <w:szCs w:val="18"/>
              </w:rPr>
              <w:t>Patients forget / Unconscious</w:t>
            </w:r>
          </w:p>
        </w:tc>
        <w:tc>
          <w:tcPr>
            <w:tcW w:w="1800" w:type="dxa"/>
            <w:shd w:val="clear" w:color="auto" w:fill="EFEFEF"/>
            <w:tcMar>
              <w:top w:w="0" w:type="dxa"/>
              <w:left w:w="0" w:type="dxa"/>
              <w:bottom w:w="0" w:type="dxa"/>
              <w:right w:w="0" w:type="dxa"/>
            </w:tcMar>
            <w:vAlign w:val="center"/>
          </w:tcPr>
          <w:p w14:paraId="0F1C622B" w14:textId="77777777" w:rsidR="00327C67" w:rsidRDefault="00725148">
            <w:pPr>
              <w:spacing w:before="100" w:after="100"/>
              <w:ind w:left="100" w:right="100"/>
            </w:pPr>
            <w:commentRangeStart w:id="114"/>
            <w:r>
              <w:rPr>
                <w:rFonts w:ascii="Helvetica" w:eastAsia="Helvetica" w:hAnsi="Helvetica" w:cs="Helvetica"/>
                <w:color w:val="000000"/>
                <w:sz w:val="18"/>
                <w:szCs w:val="18"/>
              </w:rPr>
              <w:t>MAR</w:t>
            </w:r>
            <w:commentRangeEnd w:id="114"/>
            <w:r w:rsidR="00BA3B5E">
              <w:rPr>
                <w:rStyle w:val="CommentReference"/>
              </w:rPr>
              <w:commentReference w:id="114"/>
            </w:r>
          </w:p>
        </w:tc>
        <w:tc>
          <w:tcPr>
            <w:tcW w:w="1800" w:type="dxa"/>
            <w:shd w:val="clear" w:color="auto" w:fill="EFEFEF"/>
            <w:tcMar>
              <w:top w:w="0" w:type="dxa"/>
              <w:left w:w="0" w:type="dxa"/>
              <w:bottom w:w="0" w:type="dxa"/>
              <w:right w:w="0" w:type="dxa"/>
            </w:tcMar>
            <w:vAlign w:val="center"/>
          </w:tcPr>
          <w:p w14:paraId="4EEED533"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0D0ED5C7" w14:textId="77777777">
        <w:trPr>
          <w:cantSplit/>
          <w:jc w:val="center"/>
        </w:trPr>
        <w:tc>
          <w:tcPr>
            <w:tcW w:w="1800" w:type="dxa"/>
            <w:shd w:val="clear" w:color="auto" w:fill="FFFFFF"/>
            <w:tcMar>
              <w:top w:w="0" w:type="dxa"/>
              <w:left w:w="0" w:type="dxa"/>
              <w:bottom w:w="0" w:type="dxa"/>
              <w:right w:w="0" w:type="dxa"/>
            </w:tcMar>
            <w:vAlign w:val="center"/>
          </w:tcPr>
          <w:p w14:paraId="36291240" w14:textId="77777777" w:rsidR="00327C67" w:rsidRDefault="00725148">
            <w:pPr>
              <w:spacing w:before="100" w:after="100"/>
              <w:ind w:left="100" w:right="100"/>
            </w:pPr>
            <w:r>
              <w:rPr>
                <w:rFonts w:ascii="Helvetica" w:eastAsia="Helvetica" w:hAnsi="Helvetica" w:cs="Helvetica"/>
                <w:color w:val="000000"/>
                <w:sz w:val="18"/>
                <w:szCs w:val="18"/>
              </w:rPr>
              <w:t>Blood Lymphocyte</w:t>
            </w:r>
          </w:p>
        </w:tc>
        <w:tc>
          <w:tcPr>
            <w:tcW w:w="1800" w:type="dxa"/>
            <w:shd w:val="clear" w:color="auto" w:fill="FFFFFF"/>
            <w:tcMar>
              <w:top w:w="0" w:type="dxa"/>
              <w:left w:w="0" w:type="dxa"/>
              <w:bottom w:w="0" w:type="dxa"/>
              <w:right w:w="0" w:type="dxa"/>
            </w:tcMar>
            <w:vAlign w:val="center"/>
          </w:tcPr>
          <w:p w14:paraId="60ADEAE7" w14:textId="77777777" w:rsidR="00327C67" w:rsidRDefault="00725148">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FFFFFF"/>
            <w:tcMar>
              <w:top w:w="0" w:type="dxa"/>
              <w:left w:w="0" w:type="dxa"/>
              <w:bottom w:w="0" w:type="dxa"/>
              <w:right w:w="0" w:type="dxa"/>
            </w:tcMar>
            <w:vAlign w:val="center"/>
          </w:tcPr>
          <w:p w14:paraId="0B198EF7" w14:textId="77777777" w:rsidR="00327C67" w:rsidRDefault="00725148">
            <w:pPr>
              <w:spacing w:before="100" w:after="100"/>
              <w:ind w:left="100" w:right="100"/>
            </w:pPr>
            <w:r>
              <w:rPr>
                <w:rFonts w:ascii="Helvetica" w:eastAsia="Helvetica" w:hAnsi="Helvetica" w:cs="Helvetica"/>
                <w:color w:val="000000"/>
                <w:sz w:val="18"/>
                <w:szCs w:val="18"/>
              </w:rPr>
              <w:t>Unmeasured (</w:t>
            </w:r>
            <w:commentRangeStart w:id="115"/>
            <w:r>
              <w:rPr>
                <w:rFonts w:ascii="Helvetica" w:eastAsia="Helvetica" w:hAnsi="Helvetica" w:cs="Helvetica"/>
                <w:color w:val="000000"/>
                <w:sz w:val="18"/>
                <w:szCs w:val="18"/>
              </w:rPr>
              <w:t>premature death</w:t>
            </w:r>
            <w:commentRangeEnd w:id="115"/>
            <w:r w:rsidR="00716B84">
              <w:rPr>
                <w:rStyle w:val="CommentReference"/>
              </w:rPr>
              <w:commentReference w:id="115"/>
            </w:r>
            <w:r>
              <w:rPr>
                <w:rFonts w:ascii="Helvetica" w:eastAsia="Helvetica" w:hAnsi="Helvetica" w:cs="Helvetica"/>
                <w:color w:val="000000"/>
                <w:sz w:val="18"/>
                <w:szCs w:val="18"/>
              </w:rPr>
              <w:t>)</w:t>
            </w:r>
          </w:p>
        </w:tc>
        <w:tc>
          <w:tcPr>
            <w:tcW w:w="1800" w:type="dxa"/>
            <w:shd w:val="clear" w:color="auto" w:fill="FFFFFF"/>
            <w:tcMar>
              <w:top w:w="0" w:type="dxa"/>
              <w:left w:w="0" w:type="dxa"/>
              <w:bottom w:w="0" w:type="dxa"/>
              <w:right w:w="0" w:type="dxa"/>
            </w:tcMar>
            <w:vAlign w:val="center"/>
          </w:tcPr>
          <w:p w14:paraId="6E8E548C" w14:textId="77777777" w:rsidR="00327C67" w:rsidRDefault="00725148">
            <w:pPr>
              <w:spacing w:before="100" w:after="100"/>
              <w:ind w:left="100" w:right="100"/>
            </w:pPr>
            <w:r>
              <w:rPr>
                <w:rFonts w:ascii="Helvetica" w:eastAsia="Helvetica" w:hAnsi="Helvetica" w:cs="Helvetica"/>
                <w:color w:val="000000"/>
                <w:sz w:val="18"/>
                <w:szCs w:val="18"/>
              </w:rPr>
              <w:t>MAR</w:t>
            </w:r>
          </w:p>
        </w:tc>
        <w:tc>
          <w:tcPr>
            <w:tcW w:w="1800" w:type="dxa"/>
            <w:shd w:val="clear" w:color="auto" w:fill="FFFFFF"/>
            <w:tcMar>
              <w:top w:w="0" w:type="dxa"/>
              <w:left w:w="0" w:type="dxa"/>
              <w:bottom w:w="0" w:type="dxa"/>
              <w:right w:w="0" w:type="dxa"/>
            </w:tcMar>
            <w:vAlign w:val="center"/>
          </w:tcPr>
          <w:p w14:paraId="654E6F40"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1CAB02F2" w14:textId="77777777">
        <w:trPr>
          <w:cantSplit/>
          <w:jc w:val="center"/>
        </w:trPr>
        <w:tc>
          <w:tcPr>
            <w:tcW w:w="1800" w:type="dxa"/>
            <w:shd w:val="clear" w:color="auto" w:fill="EFEFEF"/>
            <w:tcMar>
              <w:top w:w="0" w:type="dxa"/>
              <w:left w:w="0" w:type="dxa"/>
              <w:bottom w:w="0" w:type="dxa"/>
              <w:right w:w="0" w:type="dxa"/>
            </w:tcMar>
            <w:vAlign w:val="center"/>
          </w:tcPr>
          <w:p w14:paraId="0D2BD983" w14:textId="77777777" w:rsidR="00327C67" w:rsidRDefault="00725148">
            <w:pPr>
              <w:spacing w:before="100" w:after="100"/>
              <w:ind w:left="100" w:right="100"/>
            </w:pPr>
            <w:r>
              <w:rPr>
                <w:rFonts w:ascii="Helvetica" w:eastAsia="Helvetica" w:hAnsi="Helvetica" w:cs="Helvetica"/>
                <w:color w:val="000000"/>
                <w:sz w:val="18"/>
                <w:szCs w:val="18"/>
              </w:rPr>
              <w:t>Blood Neutrophil</w:t>
            </w:r>
          </w:p>
        </w:tc>
        <w:tc>
          <w:tcPr>
            <w:tcW w:w="1800" w:type="dxa"/>
            <w:shd w:val="clear" w:color="auto" w:fill="EFEFEF"/>
            <w:tcMar>
              <w:top w:w="0" w:type="dxa"/>
              <w:left w:w="0" w:type="dxa"/>
              <w:bottom w:w="0" w:type="dxa"/>
              <w:right w:w="0" w:type="dxa"/>
            </w:tcMar>
            <w:vAlign w:val="center"/>
          </w:tcPr>
          <w:p w14:paraId="66441C20" w14:textId="77777777" w:rsidR="00327C67" w:rsidRDefault="00725148">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EFEFEF"/>
            <w:tcMar>
              <w:top w:w="0" w:type="dxa"/>
              <w:left w:w="0" w:type="dxa"/>
              <w:bottom w:w="0" w:type="dxa"/>
              <w:right w:w="0" w:type="dxa"/>
            </w:tcMar>
            <w:vAlign w:val="center"/>
          </w:tcPr>
          <w:p w14:paraId="5DF7F7E7" w14:textId="77777777" w:rsidR="00327C67" w:rsidRDefault="00725148">
            <w:pPr>
              <w:spacing w:before="100" w:after="100"/>
              <w:ind w:left="100" w:right="100"/>
            </w:pPr>
            <w:r>
              <w:rPr>
                <w:rFonts w:ascii="Helvetica" w:eastAsia="Helvetica" w:hAnsi="Helvetica" w:cs="Helvetica"/>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0CEE3190" w14:textId="77777777" w:rsidR="00327C67" w:rsidRDefault="00725148">
            <w:pPr>
              <w:spacing w:before="100" w:after="100"/>
              <w:ind w:left="100" w:right="100"/>
            </w:pPr>
            <w:r>
              <w:rPr>
                <w:rFonts w:ascii="Helvetica" w:eastAsia="Helvetica" w:hAnsi="Helvetica" w:cs="Helvetica"/>
                <w:color w:val="000000"/>
                <w:sz w:val="18"/>
                <w:szCs w:val="18"/>
              </w:rPr>
              <w:t>MAR</w:t>
            </w:r>
          </w:p>
        </w:tc>
        <w:tc>
          <w:tcPr>
            <w:tcW w:w="1800" w:type="dxa"/>
            <w:shd w:val="clear" w:color="auto" w:fill="EFEFEF"/>
            <w:tcMar>
              <w:top w:w="0" w:type="dxa"/>
              <w:left w:w="0" w:type="dxa"/>
              <w:bottom w:w="0" w:type="dxa"/>
              <w:right w:w="0" w:type="dxa"/>
            </w:tcMar>
            <w:vAlign w:val="center"/>
          </w:tcPr>
          <w:p w14:paraId="28F01038"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2852E38A" w14:textId="77777777">
        <w:trPr>
          <w:cantSplit/>
          <w:jc w:val="center"/>
        </w:trPr>
        <w:tc>
          <w:tcPr>
            <w:tcW w:w="1800" w:type="dxa"/>
            <w:shd w:val="clear" w:color="auto" w:fill="FFFFFF"/>
            <w:tcMar>
              <w:top w:w="0" w:type="dxa"/>
              <w:left w:w="0" w:type="dxa"/>
              <w:bottom w:w="0" w:type="dxa"/>
              <w:right w:w="0" w:type="dxa"/>
            </w:tcMar>
            <w:vAlign w:val="center"/>
          </w:tcPr>
          <w:p w14:paraId="679CC625" w14:textId="77777777" w:rsidR="00327C67" w:rsidRDefault="00725148">
            <w:pPr>
              <w:spacing w:before="100" w:after="100"/>
              <w:ind w:left="100" w:right="100"/>
            </w:pPr>
            <w:r>
              <w:rPr>
                <w:rFonts w:ascii="Helvetica" w:eastAsia="Helvetica" w:hAnsi="Helvetica" w:cs="Helvetica"/>
                <w:color w:val="000000"/>
                <w:sz w:val="18"/>
                <w:szCs w:val="18"/>
              </w:rPr>
              <w:t>Blood Glucose</w:t>
            </w:r>
          </w:p>
        </w:tc>
        <w:tc>
          <w:tcPr>
            <w:tcW w:w="1800" w:type="dxa"/>
            <w:shd w:val="clear" w:color="auto" w:fill="FFFFFF"/>
            <w:tcMar>
              <w:top w:w="0" w:type="dxa"/>
              <w:left w:w="0" w:type="dxa"/>
              <w:bottom w:w="0" w:type="dxa"/>
              <w:right w:w="0" w:type="dxa"/>
            </w:tcMar>
            <w:vAlign w:val="center"/>
          </w:tcPr>
          <w:p w14:paraId="046A572E" w14:textId="77777777" w:rsidR="00327C67" w:rsidRDefault="00725148">
            <w:pPr>
              <w:spacing w:before="100" w:after="100"/>
              <w:ind w:left="100" w:right="100"/>
              <w:jc w:val="right"/>
            </w:pPr>
            <w:r>
              <w:rPr>
                <w:rFonts w:ascii="Helvetica" w:eastAsia="Helvetica" w:hAnsi="Helvetica" w:cs="Helvetica"/>
                <w:color w:val="000000"/>
                <w:sz w:val="18"/>
                <w:szCs w:val="18"/>
              </w:rPr>
              <w:t>7</w:t>
            </w:r>
          </w:p>
        </w:tc>
        <w:tc>
          <w:tcPr>
            <w:tcW w:w="1800" w:type="dxa"/>
            <w:shd w:val="clear" w:color="auto" w:fill="FFFFFF"/>
            <w:tcMar>
              <w:top w:w="0" w:type="dxa"/>
              <w:left w:w="0" w:type="dxa"/>
              <w:bottom w:w="0" w:type="dxa"/>
              <w:right w:w="0" w:type="dxa"/>
            </w:tcMar>
            <w:vAlign w:val="center"/>
          </w:tcPr>
          <w:p w14:paraId="7E9F3C1A" w14:textId="77777777" w:rsidR="00327C67" w:rsidRDefault="00725148">
            <w:pPr>
              <w:spacing w:before="100" w:after="100"/>
              <w:ind w:left="100" w:right="100"/>
            </w:pPr>
            <w:r>
              <w:rPr>
                <w:rFonts w:ascii="Helvetica" w:eastAsia="Helvetica" w:hAnsi="Helvetica" w:cs="Helvetica"/>
                <w:color w:val="000000"/>
                <w:sz w:val="18"/>
                <w:szCs w:val="18"/>
              </w:rPr>
              <w:t>Most likely input error / Unmeasured (premature death)</w:t>
            </w:r>
          </w:p>
        </w:tc>
        <w:tc>
          <w:tcPr>
            <w:tcW w:w="1800" w:type="dxa"/>
            <w:shd w:val="clear" w:color="auto" w:fill="FFFFFF"/>
            <w:tcMar>
              <w:top w:w="0" w:type="dxa"/>
              <w:left w:w="0" w:type="dxa"/>
              <w:bottom w:w="0" w:type="dxa"/>
              <w:right w:w="0" w:type="dxa"/>
            </w:tcMar>
            <w:vAlign w:val="center"/>
          </w:tcPr>
          <w:p w14:paraId="3DD19AB8" w14:textId="77777777" w:rsidR="00327C67" w:rsidRDefault="00725148">
            <w:pPr>
              <w:spacing w:before="100" w:after="100"/>
              <w:ind w:left="100" w:right="100"/>
            </w:pPr>
            <w:r>
              <w:rPr>
                <w:rFonts w:ascii="Helvetica" w:eastAsia="Helvetica" w:hAnsi="Helvetica" w:cs="Helvetica"/>
                <w:color w:val="000000"/>
                <w:sz w:val="18"/>
                <w:szCs w:val="18"/>
              </w:rPr>
              <w:t>MAR/MCAR</w:t>
            </w:r>
          </w:p>
        </w:tc>
        <w:tc>
          <w:tcPr>
            <w:tcW w:w="1800" w:type="dxa"/>
            <w:shd w:val="clear" w:color="auto" w:fill="FFFFFF"/>
            <w:tcMar>
              <w:top w:w="0" w:type="dxa"/>
              <w:left w:w="0" w:type="dxa"/>
              <w:bottom w:w="0" w:type="dxa"/>
              <w:right w:w="0" w:type="dxa"/>
            </w:tcMar>
            <w:vAlign w:val="center"/>
          </w:tcPr>
          <w:p w14:paraId="2D2966A0"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458A8C9C" w14:textId="77777777">
        <w:trPr>
          <w:cantSplit/>
          <w:jc w:val="center"/>
        </w:trPr>
        <w:tc>
          <w:tcPr>
            <w:tcW w:w="1800" w:type="dxa"/>
            <w:shd w:val="clear" w:color="auto" w:fill="EFEFEF"/>
            <w:tcMar>
              <w:top w:w="0" w:type="dxa"/>
              <w:left w:w="0" w:type="dxa"/>
              <w:bottom w:w="0" w:type="dxa"/>
              <w:right w:w="0" w:type="dxa"/>
            </w:tcMar>
            <w:vAlign w:val="center"/>
          </w:tcPr>
          <w:p w14:paraId="0EEFEFB1" w14:textId="77777777" w:rsidR="00327C67" w:rsidRDefault="00725148">
            <w:pPr>
              <w:spacing w:before="100" w:after="100"/>
              <w:ind w:left="100" w:right="100"/>
            </w:pPr>
            <w:r>
              <w:rPr>
                <w:rFonts w:ascii="Helvetica" w:eastAsia="Helvetica" w:hAnsi="Helvetica" w:cs="Helvetica"/>
                <w:color w:val="000000"/>
                <w:sz w:val="18"/>
                <w:szCs w:val="18"/>
              </w:rPr>
              <w:t>CSF glucose</w:t>
            </w:r>
          </w:p>
        </w:tc>
        <w:tc>
          <w:tcPr>
            <w:tcW w:w="1800" w:type="dxa"/>
            <w:shd w:val="clear" w:color="auto" w:fill="EFEFEF"/>
            <w:tcMar>
              <w:top w:w="0" w:type="dxa"/>
              <w:left w:w="0" w:type="dxa"/>
              <w:bottom w:w="0" w:type="dxa"/>
              <w:right w:w="0" w:type="dxa"/>
            </w:tcMar>
            <w:vAlign w:val="center"/>
          </w:tcPr>
          <w:p w14:paraId="25CB0283" w14:textId="77777777" w:rsidR="00327C67" w:rsidRDefault="00725148">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EFEFEF"/>
            <w:tcMar>
              <w:top w:w="0" w:type="dxa"/>
              <w:left w:w="0" w:type="dxa"/>
              <w:bottom w:w="0" w:type="dxa"/>
              <w:right w:w="0" w:type="dxa"/>
            </w:tcMar>
            <w:vAlign w:val="center"/>
          </w:tcPr>
          <w:p w14:paraId="782C31AE" w14:textId="77777777" w:rsidR="00327C67" w:rsidRDefault="00725148">
            <w:pPr>
              <w:spacing w:before="100" w:after="100"/>
              <w:ind w:left="100" w:right="100"/>
            </w:pPr>
            <w:r>
              <w:rPr>
                <w:rFonts w:ascii="Helvetica" w:eastAsia="Helvetica" w:hAnsi="Helvetica" w:cs="Helvetica"/>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527AD519" w14:textId="77777777" w:rsidR="00327C67" w:rsidRDefault="00725148">
            <w:pPr>
              <w:spacing w:before="100" w:after="100"/>
              <w:ind w:left="100" w:right="100"/>
            </w:pPr>
            <w:r>
              <w:rPr>
                <w:rFonts w:ascii="Helvetica" w:eastAsia="Helvetica" w:hAnsi="Helvetica" w:cs="Helvetica"/>
                <w:color w:val="000000"/>
                <w:sz w:val="18"/>
                <w:szCs w:val="18"/>
              </w:rPr>
              <w:t>MAR/MCAR</w:t>
            </w:r>
          </w:p>
        </w:tc>
        <w:tc>
          <w:tcPr>
            <w:tcW w:w="1800" w:type="dxa"/>
            <w:shd w:val="clear" w:color="auto" w:fill="EFEFEF"/>
            <w:tcMar>
              <w:top w:w="0" w:type="dxa"/>
              <w:left w:w="0" w:type="dxa"/>
              <w:bottom w:w="0" w:type="dxa"/>
              <w:right w:w="0" w:type="dxa"/>
            </w:tcMar>
            <w:vAlign w:val="center"/>
          </w:tcPr>
          <w:p w14:paraId="4D4E07B5"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76B9CB9D" w14:textId="77777777">
        <w:trPr>
          <w:cantSplit/>
          <w:jc w:val="center"/>
        </w:trPr>
        <w:tc>
          <w:tcPr>
            <w:tcW w:w="1800" w:type="dxa"/>
            <w:shd w:val="clear" w:color="auto" w:fill="FFFFFF"/>
            <w:tcMar>
              <w:top w:w="0" w:type="dxa"/>
              <w:left w:w="0" w:type="dxa"/>
              <w:bottom w:w="0" w:type="dxa"/>
              <w:right w:w="0" w:type="dxa"/>
            </w:tcMar>
            <w:vAlign w:val="center"/>
          </w:tcPr>
          <w:p w14:paraId="6F411F0D" w14:textId="77777777" w:rsidR="00327C67" w:rsidRDefault="00725148">
            <w:pPr>
              <w:spacing w:before="100" w:after="100"/>
              <w:ind w:left="100" w:right="100"/>
            </w:pPr>
            <w:r>
              <w:rPr>
                <w:rFonts w:ascii="Helvetica" w:eastAsia="Helvetica" w:hAnsi="Helvetica" w:cs="Helvetica"/>
                <w:color w:val="000000"/>
                <w:sz w:val="18"/>
                <w:szCs w:val="18"/>
              </w:rPr>
              <w:t>CSF lymphocyte count</w:t>
            </w:r>
            <w:r>
              <w:rPr>
                <w:rFonts w:ascii="Helvetica" w:eastAsia="Helvetica" w:hAnsi="Helvetica" w:cs="Helvetica"/>
                <w:color w:val="000000"/>
                <w:sz w:val="18"/>
                <w:szCs w:val="18"/>
                <w:vertAlign w:val="superscript"/>
              </w:rPr>
              <w:t>1</w:t>
            </w:r>
          </w:p>
        </w:tc>
        <w:tc>
          <w:tcPr>
            <w:tcW w:w="1800" w:type="dxa"/>
            <w:shd w:val="clear" w:color="auto" w:fill="FFFFFF"/>
            <w:tcMar>
              <w:top w:w="0" w:type="dxa"/>
              <w:left w:w="0" w:type="dxa"/>
              <w:bottom w:w="0" w:type="dxa"/>
              <w:right w:w="0" w:type="dxa"/>
            </w:tcMar>
            <w:vAlign w:val="center"/>
          </w:tcPr>
          <w:p w14:paraId="30512285" w14:textId="77777777" w:rsidR="00327C67" w:rsidRDefault="00725148">
            <w:pPr>
              <w:spacing w:before="100" w:after="100"/>
              <w:ind w:left="100" w:right="100"/>
              <w:jc w:val="right"/>
            </w:pPr>
            <w:r>
              <w:rPr>
                <w:rFonts w:ascii="Helvetica" w:eastAsia="Helvetica" w:hAnsi="Helvetica" w:cs="Helvetica"/>
                <w:color w:val="000000"/>
                <w:sz w:val="18"/>
                <w:szCs w:val="18"/>
              </w:rPr>
              <w:t>2</w:t>
            </w:r>
          </w:p>
        </w:tc>
        <w:tc>
          <w:tcPr>
            <w:tcW w:w="1800" w:type="dxa"/>
            <w:shd w:val="clear" w:color="auto" w:fill="FFFFFF"/>
            <w:tcMar>
              <w:top w:w="0" w:type="dxa"/>
              <w:left w:w="0" w:type="dxa"/>
              <w:bottom w:w="0" w:type="dxa"/>
              <w:right w:w="0" w:type="dxa"/>
            </w:tcMar>
            <w:vAlign w:val="center"/>
          </w:tcPr>
          <w:p w14:paraId="33A61844" w14:textId="77777777" w:rsidR="00327C67" w:rsidRDefault="00725148">
            <w:pPr>
              <w:spacing w:before="100" w:after="100"/>
              <w:ind w:left="100" w:right="100"/>
            </w:pPr>
            <w:r>
              <w:rPr>
                <w:rFonts w:ascii="Helvetica" w:eastAsia="Helvetica" w:hAnsi="Helvetica" w:cs="Helvetica"/>
                <w:color w:val="000000"/>
                <w:sz w:val="18"/>
                <w:szCs w:val="18"/>
              </w:rPr>
              <w:t>Very low or zero / Input error / Unmeasured (premature death)</w:t>
            </w:r>
          </w:p>
        </w:tc>
        <w:tc>
          <w:tcPr>
            <w:tcW w:w="1800" w:type="dxa"/>
            <w:shd w:val="clear" w:color="auto" w:fill="FFFFFF"/>
            <w:tcMar>
              <w:top w:w="0" w:type="dxa"/>
              <w:left w:w="0" w:type="dxa"/>
              <w:bottom w:w="0" w:type="dxa"/>
              <w:right w:w="0" w:type="dxa"/>
            </w:tcMar>
            <w:vAlign w:val="center"/>
          </w:tcPr>
          <w:p w14:paraId="05FDBB47" w14:textId="77777777" w:rsidR="00327C67" w:rsidRDefault="00725148">
            <w:pPr>
              <w:spacing w:before="100" w:after="100"/>
              <w:ind w:left="100" w:right="100"/>
            </w:pPr>
            <w:r>
              <w:rPr>
                <w:rFonts w:ascii="Helvetica" w:eastAsia="Helvetica" w:hAnsi="Helvetica" w:cs="Helvetica"/>
                <w:color w:val="000000"/>
                <w:sz w:val="18"/>
                <w:szCs w:val="18"/>
              </w:rPr>
              <w:t>MNAR/MAR</w:t>
            </w:r>
          </w:p>
        </w:tc>
        <w:tc>
          <w:tcPr>
            <w:tcW w:w="1800" w:type="dxa"/>
            <w:shd w:val="clear" w:color="auto" w:fill="FFFFFF"/>
            <w:tcMar>
              <w:top w:w="0" w:type="dxa"/>
              <w:left w:w="0" w:type="dxa"/>
              <w:bottom w:w="0" w:type="dxa"/>
              <w:right w:w="0" w:type="dxa"/>
            </w:tcMar>
            <w:vAlign w:val="center"/>
          </w:tcPr>
          <w:p w14:paraId="72064CB6" w14:textId="77777777" w:rsidR="00327C67" w:rsidRDefault="00725148">
            <w:pPr>
              <w:spacing w:before="100" w:after="100"/>
              <w:ind w:left="100" w:right="100"/>
            </w:pPr>
            <w:r>
              <w:rPr>
                <w:rFonts w:ascii="Helvetica" w:eastAsia="Helvetica" w:hAnsi="Helvetica" w:cs="Helvetica"/>
                <w:color w:val="000000"/>
                <w:sz w:val="18"/>
                <w:szCs w:val="18"/>
              </w:rPr>
              <w:t>Manually set/Imputation</w:t>
            </w:r>
          </w:p>
        </w:tc>
      </w:tr>
      <w:tr w:rsidR="00327C67" w14:paraId="11882AD3" w14:textId="77777777">
        <w:trPr>
          <w:cantSplit/>
          <w:jc w:val="center"/>
        </w:trPr>
        <w:tc>
          <w:tcPr>
            <w:tcW w:w="1800" w:type="dxa"/>
            <w:shd w:val="clear" w:color="auto" w:fill="EFEFEF"/>
            <w:tcMar>
              <w:top w:w="0" w:type="dxa"/>
              <w:left w:w="0" w:type="dxa"/>
              <w:bottom w:w="0" w:type="dxa"/>
              <w:right w:w="0" w:type="dxa"/>
            </w:tcMar>
            <w:vAlign w:val="center"/>
          </w:tcPr>
          <w:p w14:paraId="50C53CA5" w14:textId="77777777" w:rsidR="00327C67" w:rsidRDefault="00725148">
            <w:pPr>
              <w:spacing w:before="100" w:after="100"/>
              <w:ind w:left="100" w:right="100"/>
            </w:pPr>
            <w:r>
              <w:rPr>
                <w:rFonts w:ascii="Helvetica" w:eastAsia="Helvetica" w:hAnsi="Helvetica" w:cs="Helvetica"/>
                <w:color w:val="000000"/>
                <w:sz w:val="18"/>
                <w:szCs w:val="18"/>
              </w:rPr>
              <w:t>CSF neutrophil count</w:t>
            </w:r>
            <w:r>
              <w:rPr>
                <w:rFonts w:ascii="Helvetica" w:eastAsia="Helvetica" w:hAnsi="Helvetica" w:cs="Helvetica"/>
                <w:color w:val="000000"/>
                <w:sz w:val="18"/>
                <w:szCs w:val="18"/>
                <w:vertAlign w:val="superscript"/>
              </w:rPr>
              <w:t>1</w:t>
            </w:r>
          </w:p>
        </w:tc>
        <w:tc>
          <w:tcPr>
            <w:tcW w:w="1800" w:type="dxa"/>
            <w:shd w:val="clear" w:color="auto" w:fill="EFEFEF"/>
            <w:tcMar>
              <w:top w:w="0" w:type="dxa"/>
              <w:left w:w="0" w:type="dxa"/>
              <w:bottom w:w="0" w:type="dxa"/>
              <w:right w:w="0" w:type="dxa"/>
            </w:tcMar>
            <w:vAlign w:val="center"/>
          </w:tcPr>
          <w:p w14:paraId="39B47476" w14:textId="77777777" w:rsidR="00327C67" w:rsidRDefault="00725148">
            <w:pPr>
              <w:spacing w:before="100" w:after="100"/>
              <w:ind w:left="100" w:right="100"/>
              <w:jc w:val="right"/>
            </w:pPr>
            <w:r>
              <w:rPr>
                <w:rFonts w:ascii="Helvetica" w:eastAsia="Helvetica" w:hAnsi="Helvetica" w:cs="Helvetica"/>
                <w:color w:val="000000"/>
                <w:sz w:val="18"/>
                <w:szCs w:val="18"/>
              </w:rPr>
              <w:t>21</w:t>
            </w:r>
          </w:p>
        </w:tc>
        <w:tc>
          <w:tcPr>
            <w:tcW w:w="1800" w:type="dxa"/>
            <w:shd w:val="clear" w:color="auto" w:fill="EFEFEF"/>
            <w:tcMar>
              <w:top w:w="0" w:type="dxa"/>
              <w:left w:w="0" w:type="dxa"/>
              <w:bottom w:w="0" w:type="dxa"/>
              <w:right w:w="0" w:type="dxa"/>
            </w:tcMar>
            <w:vAlign w:val="center"/>
          </w:tcPr>
          <w:p w14:paraId="5AE4A9A2" w14:textId="77777777" w:rsidR="00327C67" w:rsidRDefault="00725148">
            <w:pPr>
              <w:spacing w:before="100" w:after="100"/>
              <w:ind w:left="100" w:right="100"/>
            </w:pPr>
            <w:r>
              <w:rPr>
                <w:rFonts w:ascii="Helvetica" w:eastAsia="Helvetica" w:hAnsi="Helvetica" w:cs="Helvetica"/>
                <w:color w:val="000000"/>
                <w:sz w:val="18"/>
                <w:szCs w:val="18"/>
              </w:rPr>
              <w:t>Very low or zero / Input error / Unmeasured (premature death)</w:t>
            </w:r>
          </w:p>
        </w:tc>
        <w:tc>
          <w:tcPr>
            <w:tcW w:w="1800" w:type="dxa"/>
            <w:shd w:val="clear" w:color="auto" w:fill="EFEFEF"/>
            <w:tcMar>
              <w:top w:w="0" w:type="dxa"/>
              <w:left w:w="0" w:type="dxa"/>
              <w:bottom w:w="0" w:type="dxa"/>
              <w:right w:w="0" w:type="dxa"/>
            </w:tcMar>
            <w:vAlign w:val="center"/>
          </w:tcPr>
          <w:p w14:paraId="114C92BB" w14:textId="77777777" w:rsidR="00327C67" w:rsidRDefault="00725148">
            <w:pPr>
              <w:spacing w:before="100" w:after="100"/>
              <w:ind w:left="100" w:right="100"/>
            </w:pPr>
            <w:r>
              <w:rPr>
                <w:rFonts w:ascii="Helvetica" w:eastAsia="Helvetica" w:hAnsi="Helvetica" w:cs="Helvetica"/>
                <w:color w:val="000000"/>
                <w:sz w:val="18"/>
                <w:szCs w:val="18"/>
              </w:rPr>
              <w:t>MNAR/MAR</w:t>
            </w:r>
          </w:p>
        </w:tc>
        <w:tc>
          <w:tcPr>
            <w:tcW w:w="1800" w:type="dxa"/>
            <w:shd w:val="clear" w:color="auto" w:fill="EFEFEF"/>
            <w:tcMar>
              <w:top w:w="0" w:type="dxa"/>
              <w:left w:w="0" w:type="dxa"/>
              <w:bottom w:w="0" w:type="dxa"/>
              <w:right w:w="0" w:type="dxa"/>
            </w:tcMar>
            <w:vAlign w:val="center"/>
          </w:tcPr>
          <w:p w14:paraId="41A5D278" w14:textId="77777777" w:rsidR="00327C67" w:rsidRDefault="00725148">
            <w:pPr>
              <w:spacing w:before="100" w:after="100"/>
              <w:ind w:left="100" w:right="100"/>
            </w:pPr>
            <w:r>
              <w:rPr>
                <w:rFonts w:ascii="Helvetica" w:eastAsia="Helvetica" w:hAnsi="Helvetica" w:cs="Helvetica"/>
                <w:color w:val="000000"/>
                <w:sz w:val="18"/>
                <w:szCs w:val="18"/>
              </w:rPr>
              <w:t>Manually set/Imputation</w:t>
            </w:r>
          </w:p>
        </w:tc>
      </w:tr>
      <w:tr w:rsidR="00327C67" w14:paraId="58A56190" w14:textId="77777777">
        <w:trPr>
          <w:cantSplit/>
          <w:jc w:val="center"/>
        </w:trPr>
        <w:tc>
          <w:tcPr>
            <w:tcW w:w="1800" w:type="dxa"/>
            <w:shd w:val="clear" w:color="auto" w:fill="FFFFFF"/>
            <w:tcMar>
              <w:top w:w="0" w:type="dxa"/>
              <w:left w:w="0" w:type="dxa"/>
              <w:bottom w:w="0" w:type="dxa"/>
              <w:right w:w="0" w:type="dxa"/>
            </w:tcMar>
            <w:vAlign w:val="center"/>
          </w:tcPr>
          <w:p w14:paraId="2FDFA357" w14:textId="77777777" w:rsidR="00327C67" w:rsidRDefault="00725148">
            <w:pPr>
              <w:spacing w:before="100" w:after="100"/>
              <w:ind w:left="100" w:right="100"/>
            </w:pPr>
            <w:r>
              <w:rPr>
                <w:rFonts w:ascii="Helvetica" w:eastAsia="Helvetica" w:hAnsi="Helvetica" w:cs="Helvetica"/>
                <w:color w:val="000000"/>
                <w:sz w:val="18"/>
                <w:szCs w:val="18"/>
              </w:rPr>
              <w:t>CSF protein</w:t>
            </w:r>
          </w:p>
        </w:tc>
        <w:tc>
          <w:tcPr>
            <w:tcW w:w="1800" w:type="dxa"/>
            <w:shd w:val="clear" w:color="auto" w:fill="FFFFFF"/>
            <w:tcMar>
              <w:top w:w="0" w:type="dxa"/>
              <w:left w:w="0" w:type="dxa"/>
              <w:bottom w:w="0" w:type="dxa"/>
              <w:right w:w="0" w:type="dxa"/>
            </w:tcMar>
            <w:vAlign w:val="center"/>
          </w:tcPr>
          <w:p w14:paraId="318A0D68" w14:textId="77777777" w:rsidR="00327C67" w:rsidRDefault="00725148">
            <w:pPr>
              <w:spacing w:before="100" w:after="100"/>
              <w:ind w:left="100" w:right="100"/>
              <w:jc w:val="right"/>
            </w:pPr>
            <w:r>
              <w:rPr>
                <w:rFonts w:ascii="Helvetica" w:eastAsia="Helvetica" w:hAnsi="Helvetica" w:cs="Helvetica"/>
                <w:color w:val="000000"/>
                <w:sz w:val="18"/>
                <w:szCs w:val="18"/>
              </w:rPr>
              <w:t>2</w:t>
            </w:r>
          </w:p>
        </w:tc>
        <w:tc>
          <w:tcPr>
            <w:tcW w:w="1800" w:type="dxa"/>
            <w:shd w:val="clear" w:color="auto" w:fill="FFFFFF"/>
            <w:tcMar>
              <w:top w:w="0" w:type="dxa"/>
              <w:left w:w="0" w:type="dxa"/>
              <w:bottom w:w="0" w:type="dxa"/>
              <w:right w:w="0" w:type="dxa"/>
            </w:tcMar>
            <w:vAlign w:val="center"/>
          </w:tcPr>
          <w:p w14:paraId="18312F97" w14:textId="77777777" w:rsidR="00327C67" w:rsidRDefault="00725148">
            <w:pPr>
              <w:spacing w:before="100" w:after="100"/>
              <w:ind w:left="100" w:right="100"/>
            </w:pPr>
            <w:r>
              <w:rPr>
                <w:rFonts w:ascii="Helvetica" w:eastAsia="Helvetica" w:hAnsi="Helvetica" w:cs="Helvetica"/>
                <w:color w:val="000000"/>
                <w:sz w:val="18"/>
                <w:szCs w:val="18"/>
              </w:rPr>
              <w:t>Data input error / Unmeasured (premature death)</w:t>
            </w:r>
          </w:p>
        </w:tc>
        <w:tc>
          <w:tcPr>
            <w:tcW w:w="1800" w:type="dxa"/>
            <w:shd w:val="clear" w:color="auto" w:fill="FFFFFF"/>
            <w:tcMar>
              <w:top w:w="0" w:type="dxa"/>
              <w:left w:w="0" w:type="dxa"/>
              <w:bottom w:w="0" w:type="dxa"/>
              <w:right w:w="0" w:type="dxa"/>
            </w:tcMar>
            <w:vAlign w:val="center"/>
          </w:tcPr>
          <w:p w14:paraId="31FB8168" w14:textId="77777777" w:rsidR="00327C67" w:rsidRDefault="00725148">
            <w:pPr>
              <w:spacing w:before="100" w:after="100"/>
              <w:ind w:left="100" w:right="100"/>
            </w:pPr>
            <w:r>
              <w:rPr>
                <w:rFonts w:ascii="Helvetica" w:eastAsia="Helvetica" w:hAnsi="Helvetica" w:cs="Helvetica"/>
                <w:color w:val="000000"/>
                <w:sz w:val="18"/>
                <w:szCs w:val="18"/>
              </w:rPr>
              <w:t>MAR/MCAR</w:t>
            </w:r>
          </w:p>
        </w:tc>
        <w:tc>
          <w:tcPr>
            <w:tcW w:w="1800" w:type="dxa"/>
            <w:shd w:val="clear" w:color="auto" w:fill="FFFFFF"/>
            <w:tcMar>
              <w:top w:w="0" w:type="dxa"/>
              <w:left w:w="0" w:type="dxa"/>
              <w:bottom w:w="0" w:type="dxa"/>
              <w:right w:w="0" w:type="dxa"/>
            </w:tcMar>
            <w:vAlign w:val="center"/>
          </w:tcPr>
          <w:p w14:paraId="18A04C8C"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522EBA65" w14:textId="77777777">
        <w:trPr>
          <w:cantSplit/>
          <w:jc w:val="center"/>
        </w:trPr>
        <w:tc>
          <w:tcPr>
            <w:tcW w:w="1800" w:type="dxa"/>
            <w:shd w:val="clear" w:color="auto" w:fill="EFEFEF"/>
            <w:tcMar>
              <w:top w:w="0" w:type="dxa"/>
              <w:left w:w="0" w:type="dxa"/>
              <w:bottom w:w="0" w:type="dxa"/>
              <w:right w:w="0" w:type="dxa"/>
            </w:tcMar>
            <w:vAlign w:val="center"/>
          </w:tcPr>
          <w:p w14:paraId="5B9CAED2" w14:textId="77777777" w:rsidR="00327C67" w:rsidRDefault="00725148">
            <w:pPr>
              <w:spacing w:before="100" w:after="100"/>
              <w:ind w:left="100" w:right="100"/>
            </w:pPr>
            <w:r>
              <w:rPr>
                <w:rFonts w:ascii="Helvetica" w:eastAsia="Helvetica" w:hAnsi="Helvetica" w:cs="Helvetica"/>
                <w:color w:val="000000"/>
                <w:sz w:val="18"/>
                <w:szCs w:val="18"/>
              </w:rPr>
              <w:t>CSF lactate</w:t>
            </w:r>
          </w:p>
        </w:tc>
        <w:tc>
          <w:tcPr>
            <w:tcW w:w="1800" w:type="dxa"/>
            <w:shd w:val="clear" w:color="auto" w:fill="EFEFEF"/>
            <w:tcMar>
              <w:top w:w="0" w:type="dxa"/>
              <w:left w:w="0" w:type="dxa"/>
              <w:bottom w:w="0" w:type="dxa"/>
              <w:right w:w="0" w:type="dxa"/>
            </w:tcMar>
            <w:vAlign w:val="center"/>
          </w:tcPr>
          <w:p w14:paraId="24EBA281" w14:textId="77777777" w:rsidR="00327C67" w:rsidRDefault="00725148">
            <w:pPr>
              <w:spacing w:before="100" w:after="100"/>
              <w:ind w:left="100" w:right="100"/>
              <w:jc w:val="right"/>
            </w:pPr>
            <w:r>
              <w:rPr>
                <w:rFonts w:ascii="Helvetica" w:eastAsia="Helvetica" w:hAnsi="Helvetica" w:cs="Helvetica"/>
                <w:color w:val="000000"/>
                <w:sz w:val="18"/>
                <w:szCs w:val="18"/>
              </w:rPr>
              <w:t>1</w:t>
            </w:r>
          </w:p>
        </w:tc>
        <w:tc>
          <w:tcPr>
            <w:tcW w:w="1800" w:type="dxa"/>
            <w:shd w:val="clear" w:color="auto" w:fill="EFEFEF"/>
            <w:tcMar>
              <w:top w:w="0" w:type="dxa"/>
              <w:left w:w="0" w:type="dxa"/>
              <w:bottom w:w="0" w:type="dxa"/>
              <w:right w:w="0" w:type="dxa"/>
            </w:tcMar>
            <w:vAlign w:val="center"/>
          </w:tcPr>
          <w:p w14:paraId="7EC5FE22" w14:textId="77777777" w:rsidR="00327C67" w:rsidRDefault="00725148">
            <w:pPr>
              <w:spacing w:before="100" w:after="100"/>
              <w:ind w:left="100" w:right="100"/>
            </w:pPr>
            <w:r>
              <w:rPr>
                <w:rFonts w:ascii="Helvetica" w:eastAsia="Helvetica" w:hAnsi="Helvetica" w:cs="Helvetica"/>
                <w:color w:val="000000"/>
                <w:sz w:val="18"/>
                <w:szCs w:val="18"/>
              </w:rPr>
              <w:t>Unmeasured (premature death)</w:t>
            </w:r>
          </w:p>
        </w:tc>
        <w:tc>
          <w:tcPr>
            <w:tcW w:w="1800" w:type="dxa"/>
            <w:shd w:val="clear" w:color="auto" w:fill="EFEFEF"/>
            <w:tcMar>
              <w:top w:w="0" w:type="dxa"/>
              <w:left w:w="0" w:type="dxa"/>
              <w:bottom w:w="0" w:type="dxa"/>
              <w:right w:w="0" w:type="dxa"/>
            </w:tcMar>
            <w:vAlign w:val="center"/>
          </w:tcPr>
          <w:p w14:paraId="0CB3654D" w14:textId="77777777" w:rsidR="00327C67" w:rsidRDefault="00725148">
            <w:pPr>
              <w:spacing w:before="100" w:after="100"/>
              <w:ind w:left="100" w:right="100"/>
            </w:pPr>
            <w:r>
              <w:rPr>
                <w:rFonts w:ascii="Helvetica" w:eastAsia="Helvetica" w:hAnsi="Helvetica" w:cs="Helvetica"/>
                <w:color w:val="000000"/>
                <w:sz w:val="18"/>
                <w:szCs w:val="18"/>
              </w:rPr>
              <w:t>MAR/MCAR</w:t>
            </w:r>
          </w:p>
        </w:tc>
        <w:tc>
          <w:tcPr>
            <w:tcW w:w="1800" w:type="dxa"/>
            <w:shd w:val="clear" w:color="auto" w:fill="EFEFEF"/>
            <w:tcMar>
              <w:top w:w="0" w:type="dxa"/>
              <w:left w:w="0" w:type="dxa"/>
              <w:bottom w:w="0" w:type="dxa"/>
              <w:right w:w="0" w:type="dxa"/>
            </w:tcMar>
            <w:vAlign w:val="center"/>
          </w:tcPr>
          <w:p w14:paraId="5941F3B1" w14:textId="77777777" w:rsidR="00327C67" w:rsidRDefault="00725148">
            <w:pPr>
              <w:spacing w:before="100" w:after="100"/>
              <w:ind w:left="100" w:right="100"/>
            </w:pPr>
            <w:r>
              <w:rPr>
                <w:rFonts w:ascii="Helvetica" w:eastAsia="Helvetica" w:hAnsi="Helvetica" w:cs="Helvetica"/>
                <w:color w:val="000000"/>
                <w:sz w:val="18"/>
                <w:szCs w:val="18"/>
              </w:rPr>
              <w:t>Imputation</w:t>
            </w:r>
          </w:p>
        </w:tc>
      </w:tr>
      <w:tr w:rsidR="00327C67" w14:paraId="6A67AA0A" w14:textId="77777777">
        <w:trPr>
          <w:cantSplit/>
          <w:jc w:val="center"/>
        </w:trPr>
        <w:tc>
          <w:tcPr>
            <w:tcW w:w="9000" w:type="dxa"/>
            <w:gridSpan w:val="5"/>
            <w:shd w:val="clear" w:color="auto" w:fill="CFCFCF"/>
            <w:tcMar>
              <w:top w:w="0" w:type="dxa"/>
              <w:left w:w="0" w:type="dxa"/>
              <w:bottom w:w="0" w:type="dxa"/>
              <w:right w:w="0" w:type="dxa"/>
            </w:tcMar>
            <w:vAlign w:val="center"/>
          </w:tcPr>
          <w:p w14:paraId="65B1A083" w14:textId="77777777" w:rsidR="00327C67" w:rsidRDefault="00725148">
            <w:pPr>
              <w:spacing w:before="100" w:after="100"/>
              <w:ind w:left="100" w:right="100"/>
            </w:pPr>
            <w:commentRangeStart w:id="116"/>
            <w:r>
              <w:rPr>
                <w:rFonts w:ascii="Helvetica" w:eastAsia="Helvetica" w:hAnsi="Helvetica" w:cs="Helvetica"/>
                <w:i/>
                <w:color w:val="000000"/>
                <w:sz w:val="18"/>
                <w:szCs w:val="18"/>
                <w:vertAlign w:val="superscript"/>
              </w:rPr>
              <w:t>1</w:t>
            </w:r>
            <w:r>
              <w:rPr>
                <w:rFonts w:ascii="Helvetica" w:eastAsia="Helvetica" w:hAnsi="Helvetica" w:cs="Helvetica"/>
                <w:i/>
                <w:color w:val="000000"/>
                <w:sz w:val="18"/>
                <w:szCs w:val="18"/>
              </w:rPr>
              <w:t>CSF Cell counts = CSF white-cell count x Pct of Cell Type / 100; if very low, then either lymphocytes or neutrophils had values, the other were left missing</w:t>
            </w:r>
            <w:commentRangeEnd w:id="116"/>
            <w:r w:rsidR="00BA3B5E">
              <w:rPr>
                <w:rStyle w:val="CommentReference"/>
              </w:rPr>
              <w:commentReference w:id="116"/>
            </w:r>
          </w:p>
        </w:tc>
      </w:tr>
    </w:tbl>
    <w:p w14:paraId="25F3236B" w14:textId="6529D1EA" w:rsidR="00327C67" w:rsidRDefault="00725148">
      <w:pPr>
        <w:pStyle w:val="BodyText"/>
      </w:pPr>
      <w:r>
        <w:t xml:space="preserve">In the case where missing values were imputed, figure </w:t>
      </w:r>
      <w:hyperlink w:anchor="impute-model">
        <w:r>
          <w:fldChar w:fldCharType="begin"/>
        </w:r>
        <w:r>
          <w:instrText xml:space="preserve"> REF impute-model \h</w:instrText>
        </w:r>
        <w:r>
          <w:fldChar w:fldCharType="separate"/>
        </w:r>
        <w:r>
          <w:rPr>
            <w:noProof/>
          </w:rPr>
          <w:t>3</w:t>
        </w:r>
        <w:r>
          <w:fldChar w:fldCharType="end"/>
        </w:r>
      </w:hyperlink>
      <w:r>
        <w:t xml:space="preserve"> depicts how those were sampled, </w:t>
      </w:r>
      <w:commentRangeStart w:id="117"/>
      <w:r>
        <w:t>together with their potential donors</w:t>
      </w:r>
      <w:commentRangeEnd w:id="117"/>
      <w:r w:rsidR="00BA3B5E">
        <w:rPr>
          <w:rStyle w:val="CommentReference"/>
        </w:rPr>
        <w:commentReference w:id="117"/>
      </w:r>
      <w:r>
        <w:t xml:space="preserve">. </w:t>
      </w:r>
      <w:del w:id="118" w:author="Ronald Geskus" w:date="2021-12-02T09:43:00Z">
        <w:r w:rsidDel="00DD651F">
          <w:delText xml:space="preserve">Note that due to technical limitation, </w:delText>
        </w:r>
      </w:del>
      <w:r>
        <w:t xml:space="preserve">imputed </w:t>
      </w:r>
      <w:proofErr w:type="spellStart"/>
      <w:r>
        <w:t>LoGCS</w:t>
      </w:r>
      <w:proofErr w:type="spellEnd"/>
      <w:r>
        <w:t xml:space="preserve"> were treated as-is in the sampling step, but were rounded when estimating model performance.</w:t>
      </w:r>
    </w:p>
    <w:p w14:paraId="7BA274EB" w14:textId="77777777" w:rsidR="00327C67" w:rsidRDefault="00725148">
      <w:pPr>
        <w:pStyle w:val="Figure"/>
      </w:pPr>
      <w:r>
        <w:rPr>
          <w:noProof/>
        </w:rPr>
        <w:lastRenderedPageBreak/>
        <w:drawing>
          <wp:inline distT="0" distB="0" distL="0" distR="0" wp14:anchorId="657E2954" wp14:editId="3404725A">
            <wp:extent cx="45720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5"/>
                    <a:srcRect/>
                    <a:stretch>
                      <a:fillRect/>
                    </a:stretch>
                  </pic:blipFill>
                  <pic:spPr bwMode="auto">
                    <a:xfrm>
                      <a:off x="0" y="0"/>
                      <a:ext cx="63500" cy="50800"/>
                    </a:xfrm>
                    <a:prstGeom prst="rect">
                      <a:avLst/>
                    </a:prstGeom>
                    <a:noFill/>
                  </pic:spPr>
                </pic:pic>
              </a:graphicData>
            </a:graphic>
          </wp:inline>
        </w:drawing>
      </w:r>
    </w:p>
    <w:p w14:paraId="226C4C4A" w14:textId="55C67828" w:rsidR="00327C67" w:rsidRDefault="00725148">
      <w:pPr>
        <w:pStyle w:val="ImageCaption"/>
      </w:pPr>
      <w:r>
        <w:t xml:space="preserve">Figure </w:t>
      </w:r>
      <w:bookmarkStart w:id="119" w:name="impute-model"/>
      <w:r>
        <w:fldChar w:fldCharType="begin"/>
      </w:r>
      <w:r>
        <w:instrText>SEQ fig \* Arabic</w:instrText>
      </w:r>
      <w:r>
        <w:fldChar w:fldCharType="separate"/>
      </w:r>
      <w:r>
        <w:rPr>
          <w:noProof/>
        </w:rPr>
        <w:t>3</w:t>
      </w:r>
      <w:r>
        <w:fldChar w:fldCharType="end"/>
      </w:r>
      <w:bookmarkEnd w:id="119"/>
      <w:r>
        <w:t>: Imputation strategy for predictors. Variables in rectangular solid boxes were used in the model, in oval dashed were only contributed in the imputation model as donors and were not directly included in the main model. Clustered covariables were imputed together in a multivariate regression. Arrows demonstrate a donor $</w:t>
      </w:r>
      <w:ins w:id="120" w:author="Ronald Geskus" w:date="2021-12-02T09:44:00Z">
        <w:r w:rsidR="00DD651F">
          <w:t>\</w:t>
        </w:r>
        <w:proofErr w:type="spellStart"/>
        <w:r w:rsidR="00DD651F">
          <w:t>r</w:t>
        </w:r>
      </w:ins>
      <w:del w:id="121" w:author="Ronald Geskus" w:date="2021-12-02T09:44:00Z">
        <w:r w:rsidDel="00DD651F">
          <w:delText xml:space="preserve"> </w:delText>
        </w:r>
      </w:del>
      <w:r>
        <w:t>ightarrow</w:t>
      </w:r>
      <w:proofErr w:type="spellEnd"/>
      <w:r>
        <w:t>$ response correlation.</w:t>
      </w:r>
    </w:p>
    <w:p w14:paraId="2FB78288" w14:textId="77777777" w:rsidR="00327C67" w:rsidRDefault="00725148">
      <w:pPr>
        <w:pStyle w:val="Heading3"/>
      </w:pPr>
      <w:bookmarkStart w:id="122" w:name="prior-choices"/>
      <w:bookmarkEnd w:id="69"/>
      <w:bookmarkEnd w:id="98"/>
      <w:r>
        <w:t>Prior choices</w:t>
      </w:r>
    </w:p>
    <w:p w14:paraId="2E177878" w14:textId="456C1458" w:rsidR="00327C67" w:rsidRDefault="00725148">
      <w:pPr>
        <w:pStyle w:val="FirstParagraph"/>
      </w:pPr>
      <w:r>
        <w:t xml:space="preserve">In the </w:t>
      </w:r>
      <w:r>
        <w:rPr>
          <w:b/>
          <w:bCs/>
        </w:rPr>
        <w:t>imputation</w:t>
      </w:r>
      <w:r>
        <w:t xml:space="preserve">,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2.5</m:t>
            </m:r>
          </m:e>
        </m:d>
      </m:oMath>
      <w:r>
        <w:t xml:space="preserve"> was chosen as prior distributions for all intercepts and coefficients (Stan Development Team n.d.), except for </w:t>
      </w:r>
      <w:proofErr w:type="spellStart"/>
      <w:r>
        <w:t>LoGCS</w:t>
      </w:r>
      <w:proofErr w:type="spellEnd"/>
      <w:r>
        <w:t xml:space="preserve"> (E, V, and M) as their supports were two-sided </w:t>
      </w:r>
      <w:proofErr w:type="spellStart"/>
      <w:r>
        <w:t>constained</w:t>
      </w:r>
      <w:proofErr w:type="spellEnd"/>
      <w:r>
        <w:t xml:space="preserve"> </w:t>
      </w:r>
      <w:ins w:id="123" w:author="Ronald Geskus" w:date="2021-12-02T09:46:00Z">
        <w:r w:rsidR="00DD651F">
          <w:t xml:space="preserve">(see </w:t>
        </w:r>
      </w:ins>
      <w:hyperlink w:anchor="data-pre-processing">
        <w:r>
          <w:fldChar w:fldCharType="begin"/>
        </w:r>
        <w:r>
          <w:instrText xml:space="preserve"> REF data-pre-processing \h \r</w:instrText>
        </w:r>
        <w:r>
          <w:fldChar w:fldCharType="separate"/>
        </w:r>
        <w:r>
          <w:t>2.3.1</w:t>
        </w:r>
        <w:r>
          <w:fldChar w:fldCharType="end"/>
        </w:r>
      </w:hyperlink>
      <w:ins w:id="124" w:author="Ronald Geskus" w:date="2021-12-02T09:46:00Z">
        <w:r w:rsidR="00DD651F">
          <w:t>)</w:t>
        </w:r>
      </w:ins>
      <w:r>
        <w:t xml:space="preserve"> - in which case, suitable Uniform distributions were chosen for the means, and </w:t>
      </w:r>
      <w:commentRangeStart w:id="125"/>
      <w:r>
        <w:t xml:space="preserve">Normal for standard deviations </w:t>
      </w:r>
      <w:commentRangeEnd w:id="125"/>
      <w:r w:rsidR="00E271A0">
        <w:rPr>
          <w:rStyle w:val="CommentReference"/>
        </w:rPr>
        <w:commentReference w:id="125"/>
      </w:r>
      <w:hyperlink w:anchor="appendix-details">
        <w:r>
          <w:fldChar w:fldCharType="begin"/>
        </w:r>
        <w:r>
          <w:instrText xml:space="preserve"> REF appendix-details \h \r</w:instrText>
        </w:r>
        <w:r>
          <w:fldChar w:fldCharType="separate"/>
        </w:r>
        <w:r>
          <w:t>8</w:t>
        </w:r>
        <w:r>
          <w:fldChar w:fldCharType="end"/>
        </w:r>
      </w:hyperlink>
      <w:r>
        <w:t>.</w:t>
      </w:r>
    </w:p>
    <w:p w14:paraId="55755DFF" w14:textId="77777777" w:rsidR="00327C67" w:rsidRDefault="00725148">
      <w:pPr>
        <w:pStyle w:val="BodyText"/>
      </w:pPr>
      <w:r>
        <w:t xml:space="preserve">Cholesky decomposition of the covariance matrix was sampled from a </w:t>
      </w:r>
      <w:r>
        <w:rPr>
          <w:i/>
          <w:iCs/>
        </w:rPr>
        <w:t>LKJ Correlation Cholesky</w:t>
      </w:r>
      <w:r>
        <w:t xml:space="preserve"> prior with </w:t>
      </w:r>
      <m:oMath>
        <m:r>
          <w:rPr>
            <w:rFonts w:ascii="Cambria Math" w:hAnsi="Cambria Math"/>
          </w:rPr>
          <m:t>η</m:t>
        </m:r>
        <m:r>
          <m:rPr>
            <m:sty m:val="p"/>
          </m:rPr>
          <w:rPr>
            <w:rFonts w:ascii="Cambria Math" w:hAnsi="Cambria Math"/>
          </w:rPr>
          <m:t>=</m:t>
        </m:r>
        <m:r>
          <w:rPr>
            <w:rFonts w:ascii="Cambria Math" w:hAnsi="Cambria Math"/>
          </w:rPr>
          <m:t>4</m:t>
        </m:r>
      </m:oMath>
      <w:r>
        <w:t xml:space="preserve"> (Stan Development Team 2021b)</w:t>
      </w:r>
    </w:p>
    <w:p w14:paraId="12A3E7A4" w14:textId="77777777" w:rsidR="00327C67" w:rsidRDefault="00725148">
      <w:pPr>
        <w:pStyle w:val="Figure"/>
      </w:pPr>
      <w:r>
        <w:rPr>
          <w:noProof/>
        </w:rPr>
        <w:lastRenderedPageBreak/>
        <w:drawing>
          <wp:inline distT="0" distB="0" distL="0" distR="0" wp14:anchorId="29A3C3AF" wp14:editId="0A96D403">
            <wp:extent cx="45720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6"/>
                    <a:srcRect/>
                    <a:stretch>
                      <a:fillRect/>
                    </a:stretch>
                  </pic:blipFill>
                  <pic:spPr bwMode="auto">
                    <a:xfrm>
                      <a:off x="0" y="0"/>
                      <a:ext cx="63500" cy="50800"/>
                    </a:xfrm>
                    <a:prstGeom prst="rect">
                      <a:avLst/>
                    </a:prstGeom>
                    <a:noFill/>
                  </pic:spPr>
                </pic:pic>
              </a:graphicData>
            </a:graphic>
          </wp:inline>
        </w:drawing>
      </w:r>
    </w:p>
    <w:p w14:paraId="34FA368D" w14:textId="77777777" w:rsidR="00327C67" w:rsidRDefault="00725148">
      <w:pPr>
        <w:pStyle w:val="ImageCaption"/>
      </w:pPr>
      <w:commentRangeStart w:id="126"/>
      <w:r>
        <w:t xml:space="preserve">Figure </w:t>
      </w:r>
      <w:bookmarkStart w:id="127" w:name="lkj"/>
      <w:r>
        <w:fldChar w:fldCharType="begin"/>
      </w:r>
      <w:r>
        <w:instrText>SEQ fig \* Arabic</w:instrText>
      </w:r>
      <w:r>
        <w:fldChar w:fldCharType="separate"/>
      </w:r>
      <w:r>
        <w:rPr>
          <w:noProof/>
        </w:rPr>
        <w:t>4</w:t>
      </w:r>
      <w:r>
        <w:fldChar w:fldCharType="end"/>
      </w:r>
      <w:bookmarkEnd w:id="127"/>
      <w:r>
        <w:t xml:space="preserve">: </w:t>
      </w:r>
      <w:commentRangeEnd w:id="126"/>
      <w:r w:rsidR="004609AB">
        <w:rPr>
          <w:rStyle w:val="CommentReference"/>
          <w:i w:val="0"/>
        </w:rPr>
        <w:commentReference w:id="126"/>
      </w:r>
      <w:r>
        <w:t xml:space="preserve">Example density plot for </w:t>
      </w:r>
      <m:oMath>
        <m:r>
          <w:rPr>
            <w:rFonts w:ascii="Cambria Math" w:hAnsi="Cambria Math"/>
          </w:rPr>
          <m:t>LKJCorrelationCholesky</m:t>
        </m:r>
        <m:d>
          <m:dPr>
            <m:ctrlPr>
              <w:rPr>
                <w:rFonts w:ascii="Cambria Math" w:hAnsi="Cambria Math"/>
              </w:rPr>
            </m:ctrlPr>
          </m:dPr>
          <m:e>
            <m:r>
              <w:rPr>
                <w:rFonts w:ascii="Cambria Math" w:hAnsi="Cambria Math"/>
              </w:rPr>
              <m:t>η=4</m:t>
            </m:r>
          </m:e>
        </m:d>
      </m:oMath>
      <w:r>
        <w:t xml:space="preserve"> in bivariate case. 1 is perfect positive correlation, 0 is no correlation, and -1 is perfect negative correlation. Black dot, thick, and thin line are the median, IQR and 95% credible interval</w:t>
      </w:r>
    </w:p>
    <w:p w14:paraId="7E0B8CFF" w14:textId="49F760E0" w:rsidR="00327C67" w:rsidRDefault="00725148">
      <w:pPr>
        <w:pStyle w:val="BodyText"/>
      </w:pPr>
      <w:r>
        <w:t xml:space="preserve">For </w:t>
      </w:r>
      <w:r>
        <w:rPr>
          <w:b/>
          <w:bCs/>
        </w:rPr>
        <w:t>LCA</w:t>
      </w:r>
      <w:r>
        <w:t xml:space="preserve">, we imposed Student T with 4 </w:t>
      </w:r>
      <w:proofErr w:type="gramStart"/>
      <w:r>
        <w:t>degree</w:t>
      </w:r>
      <w:proofErr w:type="gramEnd"/>
      <w:r>
        <w:t xml:space="preserve"> of freedom, cent</w:t>
      </w:r>
      <w:ins w:id="128" w:author="Ronald Geskus" w:date="2021-12-02T09:47:00Z">
        <w:r w:rsidR="00DD651F">
          <w:t>ered</w:t>
        </w:r>
      </w:ins>
      <w:del w:id="129" w:author="Ronald Geskus" w:date="2021-12-02T09:47:00Z">
        <w:r w:rsidDel="00DD651F">
          <w:delText>re</w:delText>
        </w:r>
      </w:del>
      <w:r>
        <w:t xml:space="preserve"> </w:t>
      </w:r>
      <w:del w:id="130" w:author="Ronald Geskus" w:date="2021-12-02T09:47:00Z">
        <w:r w:rsidDel="00DD651F">
          <w:delText xml:space="preserve">around </w:delText>
        </w:r>
      </w:del>
      <w:ins w:id="131" w:author="Ronald Geskus" w:date="2021-12-02T09:47:00Z">
        <w:r w:rsidR="00DD651F">
          <w:t>at</w:t>
        </w:r>
        <w:r w:rsidR="00DD651F">
          <w:t xml:space="preserve"> </w:t>
        </w:r>
      </w:ins>
      <w:r>
        <w:t>0, with scale 5 (</w:t>
      </w:r>
      <m:oMath>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 5</m:t>
            </m:r>
          </m:e>
        </m:d>
      </m:oMath>
      <w:r>
        <w:t xml:space="preserve">) for the intercept reflecting our expectation that its absolute value would not be higher than 10 (Boonstra, Barbaro, and Sen 2019). For the coefficients, we considered a range of different prior families </w:t>
      </w:r>
      <w:commentRangeStart w:id="132"/>
      <w:r>
        <w:t xml:space="preserve">representing a spectrum of penalties </w:t>
      </w:r>
      <w:commentRangeEnd w:id="132"/>
      <w:r w:rsidR="00DD651F">
        <w:rPr>
          <w:rStyle w:val="CommentReference"/>
        </w:rPr>
        <w:commentReference w:id="132"/>
      </w:r>
      <w:r>
        <w:t xml:space="preserve">bestowed upon the features van </w:t>
      </w:r>
      <w:proofErr w:type="spellStart"/>
      <w:r>
        <w:t>Erp</w:t>
      </w:r>
      <w:proofErr w:type="spellEnd"/>
      <w:r>
        <w:t xml:space="preserve">, </w:t>
      </w:r>
      <w:proofErr w:type="spellStart"/>
      <w:r>
        <w:t>Oberski</w:t>
      </w:r>
      <w:proofErr w:type="spellEnd"/>
      <w:r>
        <w:t>, and Mulder (2019):</w:t>
      </w:r>
    </w:p>
    <w:p w14:paraId="1C2D014F" w14:textId="77777777" w:rsidR="00327C67" w:rsidRDefault="00725148">
      <w:pPr>
        <w:numPr>
          <w:ilvl w:val="0"/>
          <w:numId w:val="38"/>
        </w:numPr>
      </w:pPr>
      <w:r>
        <w:t xml:space="preserve">Weakly informative prior: </w:t>
      </w:r>
      <m:oMath>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 s</m:t>
            </m:r>
            <m:r>
              <m:rPr>
                <m:sty m:val="p"/>
              </m:rPr>
              <w:rPr>
                <w:rFonts w:ascii="Cambria Math" w:hAnsi="Cambria Math"/>
              </w:rPr>
              <m:t>*</m:t>
            </m:r>
            <m:r>
              <w:rPr>
                <w:rFonts w:ascii="Cambria Math" w:hAnsi="Cambria Math"/>
              </w:rPr>
              <m:t>sd</m:t>
            </m:r>
          </m:e>
        </m:d>
      </m:oMath>
    </w:p>
    <w:p w14:paraId="0597F21E" w14:textId="77777777" w:rsidR="00327C67" w:rsidRDefault="00725148">
      <w:pPr>
        <w:numPr>
          <w:ilvl w:val="0"/>
          <w:numId w:val="38"/>
        </w:numPr>
      </w:pPr>
      <w:r>
        <w:t xml:space="preserve">Ridge-equivalent prior: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 s</m:t>
            </m:r>
            <m:r>
              <m:rPr>
                <m:sty m:val="p"/>
              </m:rPr>
              <w:rPr>
                <w:rFonts w:ascii="Cambria Math" w:hAnsi="Cambria Math"/>
              </w:rPr>
              <m:t>*</m:t>
            </m:r>
            <m:r>
              <w:rPr>
                <w:rFonts w:ascii="Cambria Math" w:hAnsi="Cambria Math"/>
              </w:rPr>
              <m:t>sd</m:t>
            </m:r>
          </m:e>
        </m:d>
      </m:oMath>
    </w:p>
    <w:p w14:paraId="31302824" w14:textId="77777777" w:rsidR="00327C67" w:rsidRDefault="00725148">
      <w:pPr>
        <w:numPr>
          <w:ilvl w:val="0"/>
          <w:numId w:val="38"/>
        </w:numPr>
      </w:pPr>
      <w:r>
        <w:t xml:space="preserve">LASSO-equivalent prior: </w:t>
      </w:r>
      <m:oMath>
        <m:r>
          <w:rPr>
            <w:rFonts w:ascii="Cambria Math" w:hAnsi="Cambria Math"/>
          </w:rPr>
          <m:t>DoubleExponential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 s</m:t>
            </m:r>
            <m:r>
              <m:rPr>
                <m:sty m:val="p"/>
              </m:rPr>
              <w:rPr>
                <w:rFonts w:ascii="Cambria Math" w:hAnsi="Cambria Math"/>
              </w:rPr>
              <m:t>*</m:t>
            </m:r>
            <m:r>
              <w:rPr>
                <w:rFonts w:ascii="Cambria Math" w:hAnsi="Cambria Math"/>
              </w:rPr>
              <m:t>sd</m:t>
            </m:r>
          </m:e>
        </m:d>
      </m:oMath>
    </w:p>
    <w:p w14:paraId="1F80AC3F" w14:textId="77777777" w:rsidR="00327C67" w:rsidRDefault="00725148">
      <w:pPr>
        <w:pStyle w:val="FirstParagraph"/>
      </w:pPr>
      <w:r>
        <w:t xml:space="preserve">s.t: </w:t>
      </w:r>
      <m:oMath>
        <m:r>
          <w:rPr>
            <w:rFonts w:ascii="Cambria Math" w:hAnsi="Cambria Math"/>
          </w:rPr>
          <m:t>s</m:t>
        </m:r>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 2.5</m:t>
            </m:r>
          </m:e>
        </m:d>
        <m:r>
          <w:rPr>
            <w:rFonts w:ascii="Cambria Math" w:hAnsi="Cambria Math"/>
          </w:rPr>
          <m:t> </m:t>
        </m:r>
        <m:r>
          <m:rPr>
            <m:sty m:val="p"/>
          </m:rPr>
          <w:rPr>
            <w:rFonts w:ascii="Cambria Math" w:hAnsi="Cambria Math"/>
          </w:rPr>
          <m:t>&amp;</m:t>
        </m:r>
        <m:r>
          <w:rPr>
            <w:rFonts w:ascii="Cambria Math" w:hAnsi="Cambria Math"/>
          </w:rPr>
          <m:t> s</m:t>
        </m:r>
        <m:r>
          <m:rPr>
            <m:sty m:val="p"/>
          </m:rPr>
          <w:rPr>
            <w:rFonts w:ascii="Cambria Math" w:hAnsi="Cambria Math"/>
          </w:rPr>
          <m:t>&gt;</m:t>
        </m:r>
        <m:r>
          <w:rPr>
            <w:rFonts w:ascii="Cambria Math" w:hAnsi="Cambria Math"/>
          </w:rPr>
          <m:t>0</m:t>
        </m:r>
      </m:oMath>
      <w:r>
        <w:t xml:space="preserve"> and </w:t>
      </w:r>
      <m:oMath>
        <m:r>
          <w:rPr>
            <w:rFonts w:ascii="Cambria Math" w:hAnsi="Cambria Math"/>
          </w:rPr>
          <m:t>sd</m:t>
        </m:r>
      </m:oMath>
      <w:r>
        <w:t xml:space="preserve"> = Standard Deviation of corresponding covariates after the imputation</w:t>
      </w:r>
    </w:p>
    <w:p w14:paraId="265CA516" w14:textId="77777777" w:rsidR="00327C67" w:rsidRDefault="00725148">
      <w:pPr>
        <w:pStyle w:val="BodyText"/>
      </w:pPr>
      <w:r>
        <w:t xml:space="preserve">For strongly positive risk factors (marked </w:t>
      </w:r>
      <w:r>
        <w:rPr>
          <w:b/>
          <w:bCs/>
        </w:rPr>
        <w:t>++</w:t>
      </w:r>
      <w:r>
        <w:t xml:space="preserve"> in table </w:t>
      </w:r>
      <w:hyperlink w:anchor="predictor-tab">
        <w:r>
          <w:fldChar w:fldCharType="begin"/>
        </w:r>
        <w:r>
          <w:instrText xml:space="preserve"> REF predictor-tab \h</w:instrText>
        </w:r>
        <w:r>
          <w:fldChar w:fldCharType="separate"/>
        </w:r>
        <w:r>
          <w:rPr>
            <w:noProof/>
          </w:rPr>
          <w:t>1</w:t>
        </w:r>
        <w:r>
          <w:fldChar w:fldCharType="end"/>
        </w:r>
      </w:hyperlink>
      <w:r>
        <w:t xml:space="preserve">), above priors were left-truncated at 0. Individual random effects representing unmeasured bacillary burden was sampled from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oMath>
      <w:r>
        <w:t xml:space="preserve"> distribution.</w:t>
      </w:r>
    </w:p>
    <w:p w14:paraId="4B35F94F"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Xpert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0.005</m:t>
                        </m:r>
                      </m:e>
                    </m:d>
                    <m:r>
                      <m:rPr>
                        <m:sty m:val="p"/>
                      </m:rPr>
                      <w:rPr>
                        <w:rFonts w:ascii="Cambria Math" w:hAnsi="Cambria Math"/>
                      </w:rPr>
                      <m:t>,</m:t>
                    </m:r>
                    <m:r>
                      <w:rPr>
                        <w:rFonts w:ascii="Cambria Math" w:hAnsi="Cambria Math"/>
                      </w:rPr>
                      <m:t>.7</m:t>
                    </m:r>
                  </m:e>
                </m:d>
              </m:e>
            </m:m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MGIT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0.001</m:t>
                        </m:r>
                      </m:e>
                    </m:d>
                    <m:r>
                      <m:rPr>
                        <m:sty m:val="p"/>
                      </m:rPr>
                      <w:rPr>
                        <w:rFonts w:ascii="Cambria Math" w:hAnsi="Cambria Math"/>
                      </w:rPr>
                      <m:t>,</m:t>
                    </m:r>
                    <m:r>
                      <w:rPr>
                        <w:rFonts w:ascii="Cambria Math" w:hAnsi="Cambria Math"/>
                      </w:rPr>
                      <m:t>1</m:t>
                    </m:r>
                  </m:e>
                </m:d>
              </m:e>
            </m:mr>
            <m:m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ZN Smear</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0.001</m:t>
                        </m:r>
                      </m:e>
                    </m:d>
                    <m:r>
                      <m:rPr>
                        <m:sty m:val="p"/>
                      </m:rPr>
                      <w:rPr>
                        <w:rFonts w:ascii="Cambria Math" w:hAnsi="Cambria Math"/>
                      </w:rPr>
                      <m:t>,</m:t>
                    </m:r>
                    <m:r>
                      <w:rPr>
                        <w:rFonts w:ascii="Cambria Math" w:hAnsi="Cambria Math"/>
                      </w:rPr>
                      <m:t>1</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Xpert</m:t>
                    </m:r>
                    <m:r>
                      <m:rPr>
                        <m:sty m:val="p"/>
                      </m:rPr>
                      <w:rPr>
                        <w:rFonts w:ascii="Cambria Math" w:hAnsi="Cambria Math"/>
                      </w:rPr>
                      <m:t>,</m:t>
                    </m:r>
                    <m:r>
                      <w:rPr>
                        <w:rFonts w:ascii="Cambria Math" w:hAnsi="Cambria Math"/>
                      </w:rPr>
                      <m:t> MGIT</m:t>
                    </m:r>
                    <m:r>
                      <m:rPr>
                        <m:sty m:val="p"/>
                      </m:rPr>
                      <w:rPr>
                        <w:rFonts w:ascii="Cambria Math" w:hAnsi="Cambria Math"/>
                      </w:rPr>
                      <m:t>,</m:t>
                    </m:r>
                    <m:r>
                      <w:rPr>
                        <w:rFonts w:ascii="Cambria Math" w:hAnsi="Cambria Math"/>
                      </w:rPr>
                      <m:t> ZN Smear</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.5</m:t>
                    </m:r>
                  </m:e>
                </m:d>
              </m:e>
            </m:mr>
          </m:m>
          <m:r>
            <w:rPr>
              <w:rFonts w:ascii="Cambria Math" w:hAnsi="Cambria Math"/>
            </w:rPr>
            <m:t>    </m:t>
          </m:r>
          <m:d>
            <m:dPr>
              <m:ctrlPr>
                <w:rPr>
                  <w:rFonts w:ascii="Cambria Math" w:hAnsi="Cambria Math"/>
                </w:rPr>
              </m:ctrlPr>
            </m:dPr>
            <m:e>
              <m:r>
                <w:rPr>
                  <w:rFonts w:ascii="Cambria Math" w:hAnsi="Cambria Math"/>
                </w:rPr>
                <m:t>1</m:t>
              </m:r>
            </m:e>
          </m:d>
        </m:oMath>
      </m:oMathPara>
    </w:p>
    <w:p w14:paraId="70AA2E01" w14:textId="77777777" w:rsidR="00327C67" w:rsidRDefault="00725148">
      <w:pPr>
        <w:pStyle w:val="FirstParagraph"/>
      </w:pPr>
      <w:r>
        <w:lastRenderedPageBreak/>
        <w:t>For manifest variables, our choices of prior are based on information collected from several previous studies involving Vietnamese cohort (</w:t>
      </w:r>
      <w:proofErr w:type="spellStart"/>
      <w:r>
        <w:t>Nhu</w:t>
      </w:r>
      <w:proofErr w:type="spellEnd"/>
      <w:r>
        <w:t xml:space="preserve"> et al. (2013), G. E. Thwaites, Chau, and Farrar (2004), Heemskerk et al. (2018)). A </w:t>
      </w:r>
      <w:proofErr w:type="spellStart"/>
      <w:r>
        <w:t>summarisation</w:t>
      </w:r>
      <w:proofErr w:type="spellEnd"/>
      <w:r>
        <w:t xml:space="preserve"> of these choices </w:t>
      </w:r>
      <w:proofErr w:type="gramStart"/>
      <w:r>
        <w:t>are</w:t>
      </w:r>
      <w:proofErr w:type="gramEnd"/>
      <w:r>
        <w:t xml:space="preserve"> shown in figure </w:t>
      </w:r>
      <w:hyperlink w:anchor="mv-priors">
        <w:r>
          <w:fldChar w:fldCharType="begin"/>
        </w:r>
        <w:r>
          <w:instrText xml:space="preserve"> REF mv-priors \h</w:instrText>
        </w:r>
        <w:r>
          <w:fldChar w:fldCharType="separate"/>
        </w:r>
        <w:r>
          <w:rPr>
            <w:noProof/>
          </w:rPr>
          <w:t>5</w:t>
        </w:r>
        <w:r>
          <w:fldChar w:fldCharType="end"/>
        </w:r>
      </w:hyperlink>
      <w:r>
        <w:t xml:space="preserve">), on Logistic and Linear scale, together with how they adhere to corresponding results derived from different studies. As suggested by the prior knowledge, we used highly informative priors for </w:t>
      </w:r>
      <w:r>
        <w:rPr>
          <w:i/>
          <w:iCs/>
        </w:rPr>
        <w:t>specificity (</w:t>
      </w:r>
      <w:proofErr w:type="spellStart"/>
      <w:r>
        <w:rPr>
          <w:i/>
          <w:iCs/>
        </w:rPr>
        <w:t>Spc</w:t>
      </w:r>
      <w:proofErr w:type="spellEnd"/>
      <w:r>
        <w:rPr>
          <w:i/>
          <w:iCs/>
        </w:rPr>
        <w:t>)</w:t>
      </w:r>
      <w:r>
        <w:t xml:space="preserve"> and weakly informative priors for </w:t>
      </w:r>
      <w:r>
        <w:rPr>
          <w:i/>
          <w:iCs/>
        </w:rPr>
        <w:t>sensitivity (Sen)</w:t>
      </w:r>
      <w:r>
        <w:t xml:space="preserve"> on the logit scale (formula (1)), given the discrepancies between different research.</w:t>
      </w:r>
    </w:p>
    <w:p w14:paraId="4BB3C231" w14:textId="77777777" w:rsidR="00327C67" w:rsidRDefault="00725148">
      <w:pPr>
        <w:pStyle w:val="Figure"/>
      </w:pPr>
      <w:r>
        <w:rPr>
          <w:noProof/>
        </w:rPr>
        <w:lastRenderedPageBreak/>
        <w:drawing>
          <wp:inline distT="0" distB="0" distL="0" distR="0" wp14:anchorId="57503CD9" wp14:editId="3C3B2ECB">
            <wp:extent cx="45720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7"/>
                    <a:srcRect/>
                    <a:stretch>
                      <a:fillRect/>
                    </a:stretch>
                  </pic:blipFill>
                  <pic:spPr bwMode="auto">
                    <a:xfrm>
                      <a:off x="0" y="0"/>
                      <a:ext cx="63500" cy="101600"/>
                    </a:xfrm>
                    <a:prstGeom prst="rect">
                      <a:avLst/>
                    </a:prstGeom>
                    <a:noFill/>
                  </pic:spPr>
                </pic:pic>
              </a:graphicData>
            </a:graphic>
          </wp:inline>
        </w:drawing>
      </w:r>
    </w:p>
    <w:p w14:paraId="4A2DA5F2" w14:textId="77777777" w:rsidR="00327C67" w:rsidRDefault="00725148">
      <w:pPr>
        <w:pStyle w:val="ImageCaption"/>
      </w:pPr>
      <w:r>
        <w:t xml:space="preserve">Figure </w:t>
      </w:r>
      <w:bookmarkStart w:id="133" w:name="mv-priors"/>
      <w:r>
        <w:fldChar w:fldCharType="begin"/>
      </w:r>
      <w:r>
        <w:instrText>SEQ fig \* Arabic</w:instrText>
      </w:r>
      <w:r>
        <w:fldChar w:fldCharType="separate"/>
      </w:r>
      <w:r>
        <w:rPr>
          <w:noProof/>
        </w:rPr>
        <w:t>5</w:t>
      </w:r>
      <w:r>
        <w:fldChar w:fldCharType="end"/>
      </w:r>
      <w:bookmarkEnd w:id="133"/>
      <w:r>
        <w:t xml:space="preserve">: Density plots for prior distributions and their adherence to prior knowledge of </w:t>
      </w:r>
      <w:proofErr w:type="spellStart"/>
      <w:r>
        <w:t>sensitvity</w:t>
      </w:r>
      <w:proofErr w:type="spellEnd"/>
      <w:r>
        <w:t xml:space="preserve"> and </w:t>
      </w:r>
      <w:proofErr w:type="spellStart"/>
      <w:r>
        <w:t>specifity</w:t>
      </w:r>
      <w:proofErr w:type="spellEnd"/>
      <w:r>
        <w:t xml:space="preserve"> for TBM confirmation tests, against then-made clinical diagnosis. Note that Thwaites 2004 was descriptive only while ZN and Culture in </w:t>
      </w:r>
      <w:proofErr w:type="spellStart"/>
      <w:r>
        <w:t>Nhu</w:t>
      </w:r>
      <w:proofErr w:type="spellEnd"/>
      <w:r>
        <w:t xml:space="preserve"> 2013 were references hence no Confidence Interval</w:t>
      </w:r>
    </w:p>
    <w:p w14:paraId="54440E14" w14:textId="77777777" w:rsidR="00327C67" w:rsidRDefault="00725148">
      <w:pPr>
        <w:pStyle w:val="Heading3"/>
      </w:pPr>
      <w:bookmarkStart w:id="134" w:name="model-performances"/>
      <w:bookmarkEnd w:id="122"/>
      <w:r>
        <w:lastRenderedPageBreak/>
        <w:t>Model performances</w:t>
      </w:r>
    </w:p>
    <w:p w14:paraId="51DCF4F3" w14:textId="77777777" w:rsidR="00327C67" w:rsidRDefault="00725148">
      <w:pPr>
        <w:pStyle w:val="FirstParagraph"/>
      </w:pPr>
      <w:commentRangeStart w:id="135"/>
      <w:proofErr w:type="gramStart"/>
      <w:r>
        <w:t>Models</w:t>
      </w:r>
      <w:proofErr w:type="gramEnd"/>
      <w:r>
        <w:t xml:space="preserve"> performances were estimated and compared </w:t>
      </w:r>
      <w:commentRangeEnd w:id="135"/>
      <w:r w:rsidR="002F4D53">
        <w:rPr>
          <w:rStyle w:val="CommentReference"/>
        </w:rPr>
        <w:commentReference w:id="135"/>
      </w:r>
      <w:r>
        <w:t>by three metrics:</w:t>
      </w:r>
    </w:p>
    <w:p w14:paraId="24ADE665" w14:textId="77777777" w:rsidR="00327C67" w:rsidRDefault="00725148">
      <w:pPr>
        <w:numPr>
          <w:ilvl w:val="0"/>
          <w:numId w:val="39"/>
        </w:numPr>
      </w:pPr>
      <w:r>
        <w:t>Expected log point-wise predictive density (</w:t>
      </w:r>
      <w:proofErr w:type="spellStart"/>
      <w:r>
        <w:t>elpd</w:t>
      </w:r>
      <w:proofErr w:type="spellEnd"/>
      <w:r>
        <w:t>) of hold-out observations (</w:t>
      </w:r>
      <w:proofErr w:type="spellStart"/>
      <w:r>
        <w:t>Vehtari</w:t>
      </w:r>
      <w:proofErr w:type="spellEnd"/>
      <w:r>
        <w:t xml:space="preserve">, Gelman, and </w:t>
      </w:r>
      <w:proofErr w:type="spellStart"/>
      <w:r>
        <w:t>Gabry</w:t>
      </w:r>
      <w:proofErr w:type="spellEnd"/>
      <w:r>
        <w:t xml:space="preserve"> 2016): Models with higher </w:t>
      </w:r>
      <w:proofErr w:type="spellStart"/>
      <w:r>
        <w:rPr>
          <w:i/>
          <w:iCs/>
        </w:rPr>
        <w:t>elpd</w:t>
      </w:r>
      <w:proofErr w:type="spellEnd"/>
      <w:r>
        <w:t xml:space="preserve"> are supposed to have </w:t>
      </w:r>
      <w:commentRangeStart w:id="136"/>
      <w:r>
        <w:t xml:space="preserve">more predictive values </w:t>
      </w:r>
      <w:commentRangeEnd w:id="136"/>
      <w:r w:rsidR="002F4D53">
        <w:rPr>
          <w:rStyle w:val="CommentReference"/>
        </w:rPr>
        <w:commentReference w:id="136"/>
      </w:r>
      <w:r>
        <w:t xml:space="preserve">for </w:t>
      </w:r>
      <w:commentRangeStart w:id="137"/>
      <w:r>
        <w:t xml:space="preserve">untrained </w:t>
      </w:r>
      <w:commentRangeEnd w:id="137"/>
      <w:r w:rsidR="002F4D53">
        <w:rPr>
          <w:rStyle w:val="CommentReference"/>
        </w:rPr>
        <w:commentReference w:id="137"/>
      </w:r>
      <w:r>
        <w:t>observations.</w:t>
      </w:r>
    </w:p>
    <w:p w14:paraId="3E6C7B8C" w14:textId="1583F8D0" w:rsidR="00327C67" w:rsidRDefault="00725148">
      <w:pPr>
        <w:numPr>
          <w:ilvl w:val="0"/>
          <w:numId w:val="39"/>
        </w:numPr>
      </w:pPr>
      <w:proofErr w:type="spellStart"/>
      <w:r>
        <w:t>Visualised</w:t>
      </w:r>
      <w:proofErr w:type="spellEnd"/>
      <w:r>
        <w:t xml:space="preserve"> model calibration between </w:t>
      </w:r>
      <w:del w:id="138" w:author="Ronald Geskus" w:date="2021-12-02T09:52:00Z">
        <w:r w:rsidDel="002F4D53">
          <w:delText xml:space="preserve">estimated </w:delText>
        </w:r>
      </w:del>
      <w:r>
        <w:t>predicted and observed probabilities of positive confirmation tests, using a non-parametric loess fit (Harrell Jr 2021).</w:t>
      </w:r>
      <w:del w:id="139" w:author="Ronald Geskus" w:date="2021-12-02T09:51:00Z">
        <w:r w:rsidDel="002F4D53">
          <w:delText>n</w:delText>
        </w:r>
      </w:del>
      <w:r>
        <w:t xml:space="preserve">A model with good calibration would predict the risk </w:t>
      </w:r>
      <w:del w:id="140" w:author="Ronald Geskus" w:date="2021-12-02T09:51:00Z">
        <w:r w:rsidDel="002F4D53">
          <w:delText xml:space="preserve">near </w:delText>
        </w:r>
      </w:del>
      <w:ins w:id="141" w:author="Ronald Geskus" w:date="2021-12-02T09:51:00Z">
        <w:r w:rsidR="002F4D53">
          <w:t>close</w:t>
        </w:r>
        <w:r w:rsidR="002F4D53">
          <w:t xml:space="preserve"> </w:t>
        </w:r>
      </w:ins>
      <w:r>
        <w:t>to the observed truth.</w:t>
      </w:r>
    </w:p>
    <w:p w14:paraId="62CC6EF1" w14:textId="77777777" w:rsidR="00327C67" w:rsidRDefault="00725148">
      <w:pPr>
        <w:numPr>
          <w:ilvl w:val="0"/>
          <w:numId w:val="39"/>
        </w:numPr>
      </w:pPr>
      <w:r>
        <w:t>Receiver Operating Characteristic (ROC) curve and corresponding Areas Under the Curve (AUC</w:t>
      </w:r>
      <w:proofErr w:type="gramStart"/>
      <w:r>
        <w:t>) .</w:t>
      </w:r>
      <w:proofErr w:type="gramEnd"/>
      <w:r>
        <w:t xml:space="preserve"> Confidence interval for AUC was estimated by a 2000-time bootstrapping process. A model with good discriminative value would be better to </w:t>
      </w:r>
      <w:commentRangeStart w:id="142"/>
      <w:r>
        <w:t>distinguish between two class</w:t>
      </w:r>
      <w:commentRangeEnd w:id="142"/>
      <w:r w:rsidR="002F4D53">
        <w:rPr>
          <w:rStyle w:val="CommentReference"/>
        </w:rPr>
        <w:commentReference w:id="142"/>
      </w:r>
      <w:r>
        <w:t>.</w:t>
      </w:r>
    </w:p>
    <w:p w14:paraId="57C8FF85" w14:textId="77777777" w:rsidR="00327C67" w:rsidRDefault="00725148">
      <w:pPr>
        <w:pStyle w:val="FirstParagraph"/>
      </w:pPr>
      <w:r>
        <w:t xml:space="preserve">For a good insight, we also </w:t>
      </w:r>
      <w:proofErr w:type="spellStart"/>
      <w:r>
        <w:t>visualised</w:t>
      </w:r>
      <w:proofErr w:type="spellEnd"/>
      <w:r>
        <w:t xml:space="preserve"> </w:t>
      </w:r>
      <w:commentRangeStart w:id="143"/>
      <w:r>
        <w:t xml:space="preserve">class-wise predicted probability density plots </w:t>
      </w:r>
      <w:commentRangeEnd w:id="143"/>
      <w:r w:rsidR="00BF2255">
        <w:rPr>
          <w:rStyle w:val="CommentReference"/>
        </w:rPr>
        <w:commentReference w:id="143"/>
      </w:r>
      <w:r>
        <w:t xml:space="preserve">to </w:t>
      </w:r>
      <w:proofErr w:type="spellStart"/>
      <w:r>
        <w:t>visualise</w:t>
      </w:r>
      <w:proofErr w:type="spellEnd"/>
      <w:r>
        <w:t xml:space="preserve"> how much separable the classes are based on the models. This demonstrate how separated predicted values are between two classes. We also used the diagnosis at discharge as a pseudo-gold standard to </w:t>
      </w:r>
      <w:proofErr w:type="spellStart"/>
      <w:r>
        <w:t>visualise</w:t>
      </w:r>
      <w:proofErr w:type="spellEnd"/>
      <w:r>
        <w:t xml:space="preserve"> the calibration for TBM prevalence.</w:t>
      </w:r>
    </w:p>
    <w:p w14:paraId="54FF87B4" w14:textId="474EF6C8" w:rsidR="00327C67" w:rsidRDefault="00725148">
      <w:pPr>
        <w:pStyle w:val="BodyText"/>
      </w:pPr>
      <w:r>
        <w:t>All metrics are combined from 5 repetitions of 20-fold cross validated datasets (</w:t>
      </w:r>
      <w:proofErr w:type="gramStart"/>
      <w:r>
        <w:t>i.e.</w:t>
      </w:r>
      <w:proofErr w:type="gramEnd"/>
      <w:r>
        <w:t> 100 fits (Harrell Jr 2021)). Accordingly, we selected three best-perform</w:t>
      </w:r>
      <w:ins w:id="144" w:author="Ronald Geskus" w:date="2021-12-02T09:55:00Z">
        <w:r w:rsidR="00BF2255">
          <w:t>ing</w:t>
        </w:r>
      </w:ins>
      <w:del w:id="145" w:author="Ronald Geskus" w:date="2021-12-02T09:55:00Z">
        <w:r w:rsidDel="00BF2255">
          <w:delText>ed</w:delText>
        </w:r>
      </w:del>
      <w:r>
        <w:t xml:space="preserve"> models and re-estimated their parameters using the full dataset.</w:t>
      </w:r>
    </w:p>
    <w:p w14:paraId="6A05DDED" w14:textId="77777777" w:rsidR="00327C67" w:rsidRDefault="00725148">
      <w:pPr>
        <w:pStyle w:val="BodyText"/>
      </w:pPr>
      <w:r>
        <w:t>We also test for local independence assumption</w:t>
      </w:r>
      <w:proofErr w:type="gramStart"/>
      <w:r>
        <w:t>. .</w:t>
      </w:r>
      <w:proofErr w:type="gramEnd"/>
    </w:p>
    <w:p w14:paraId="7E1FCF9F" w14:textId="77777777" w:rsidR="00327C67" w:rsidRDefault="00725148">
      <w:pPr>
        <w:pStyle w:val="Heading3"/>
      </w:pPr>
      <w:bookmarkStart w:id="146" w:name="exploratory-and-sensitivity-analysis"/>
      <w:bookmarkEnd w:id="134"/>
      <w:r>
        <w:t>Exploratory and sensitivity analysis</w:t>
      </w:r>
    </w:p>
    <w:p w14:paraId="256CF0A3" w14:textId="77777777" w:rsidR="00327C67" w:rsidRDefault="00725148">
      <w:pPr>
        <w:pStyle w:val="Heading4"/>
      </w:pPr>
      <w:bookmarkStart w:id="147" w:name="X4c41f31fd967fe7746a508d6bd82dad43d8f287"/>
      <w:r>
        <w:t>Complete-case analysis and imputation under MNAR assumption</w:t>
      </w:r>
    </w:p>
    <w:p w14:paraId="5F586A04" w14:textId="77777777" w:rsidR="00327C67" w:rsidRDefault="00725148">
      <w:pPr>
        <w:pStyle w:val="FirstParagraph"/>
      </w:pPr>
      <w:r>
        <w:t xml:space="preserve">To check the level of impact from our imputation method, we did a complete-case analysis. Suspected MNAR variables as listed in table </w:t>
      </w:r>
      <w:hyperlink w:anchor="missing-handling">
        <w:r>
          <w:fldChar w:fldCharType="begin"/>
        </w:r>
        <w:r>
          <w:instrText xml:space="preserve"> REF missing-handling \h</w:instrText>
        </w:r>
        <w:r>
          <w:fldChar w:fldCharType="separate"/>
        </w:r>
        <w:r>
          <w:rPr>
            <w:noProof/>
          </w:rPr>
          <w:t>3</w:t>
        </w:r>
        <w:r>
          <w:fldChar w:fldCharType="end"/>
        </w:r>
      </w:hyperlink>
      <w:r>
        <w:t xml:space="preserve"> were also tested for MNAR where we randomly allocated values based on experts’ opinions. Under MNAR assumption, we did a pattern-mixture method (Mason et al. 2017; White et al. 2007), where we inquired prediction offsets </w:t>
      </w:r>
      <m:oMath>
        <m:r>
          <w:rPr>
            <w:rFonts w:ascii="Cambria Math" w:hAnsi="Cambria Math"/>
          </w:rPr>
          <m:t>δ</m:t>
        </m:r>
      </m:oMath>
      <w:r>
        <w:t xml:space="preserve">. </w:t>
      </w:r>
      <m:oMath>
        <m:r>
          <w:rPr>
            <w:rFonts w:ascii="Cambria Math" w:hAnsi="Cambria Math"/>
          </w:rPr>
          <m:t>δ</m:t>
        </m:r>
      </m:oMath>
      <w:r>
        <w:t xml:space="preserve"> represents the difference between unobserved part and observed part of each </w:t>
      </w:r>
      <w:proofErr w:type="gramStart"/>
      <w:r>
        <w:t>variables</w:t>
      </w:r>
      <w:proofErr w:type="gramEnd"/>
      <w:r>
        <w:t xml:space="preserve">, after correction for all hyper-predictors listed in </w:t>
      </w:r>
      <w:hyperlink w:anchor="impute-model">
        <w:r>
          <w:fldChar w:fldCharType="begin"/>
        </w:r>
        <w:r>
          <w:instrText xml:space="preserve"> REF impute-model \h</w:instrText>
        </w:r>
        <w:r>
          <w:fldChar w:fldCharType="separate"/>
        </w:r>
        <w:r>
          <w:rPr>
            <w:noProof/>
          </w:rPr>
          <w:t>3</w:t>
        </w:r>
        <w:r>
          <w:fldChar w:fldCharType="end"/>
        </w:r>
      </w:hyperlink>
      <w:r>
        <w:t xml:space="preserve">. Offsets were collected from interviews with experts working at the Viet Anh Ward at HTD, where they were supposed to provide an estimation and 95% confidence intervals (95% CI), based on which </w:t>
      </w:r>
      <m:oMath>
        <m:r>
          <w:rPr>
            <w:rFonts w:ascii="Cambria Math" w:hAnsi="Cambria Math"/>
          </w:rPr>
          <m:t>δ</m:t>
        </m:r>
      </m:oMath>
      <w:r>
        <w:t>s were then sampled from.</w:t>
      </w:r>
    </w:p>
    <w:p w14:paraId="5DE7FC42" w14:textId="77777777" w:rsidR="00327C67" w:rsidRDefault="00725148">
      <w:pPr>
        <w:pStyle w:val="BodyText"/>
      </w:pPr>
      <m:oMathPara>
        <m:oMathParaPr>
          <m:jc m:val="center"/>
        </m:oMathParaPr>
        <m:oMath>
          <m:r>
            <w:rPr>
              <w:rFonts w:ascii="Cambria Math" w:hAnsi="Cambria Math"/>
            </w:rPr>
            <m:t>δ</m:t>
          </m:r>
          <m:r>
            <m:rPr>
              <m:sty m:val="p"/>
            </m:rPr>
            <w:rPr>
              <w:rFonts w:ascii="Cambria Math" w:hAnsi="Cambria Math"/>
            </w:rPr>
            <m:t>∼</m:t>
          </m:r>
          <m:r>
            <w:rPr>
              <w:rFonts w:ascii="Cambria Math" w:hAnsi="Cambria Math"/>
            </w:rPr>
            <m:t>Normal</m:t>
          </m:r>
          <m:d>
            <m:dPr>
              <m:ctrlPr>
                <w:rPr>
                  <w:rFonts w:ascii="Cambria Math" w:hAnsi="Cambria Math"/>
                </w:rPr>
              </m:ctrlPr>
            </m:dPr>
            <m:e>
              <m:sSub>
                <m:sSubPr>
                  <m:ctrlPr>
                    <w:rPr>
                      <w:rFonts w:ascii="Cambria Math" w:hAnsi="Cambria Math"/>
                    </w:rPr>
                  </m:ctrlPr>
                </m:sSubPr>
                <m:e>
                  <m:r>
                    <w:rPr>
                      <w:rFonts w:ascii="Cambria Math" w:hAnsi="Cambria Math"/>
                    </w:rPr>
                    <m:t>μ</m:t>
                  </m:r>
                </m:e>
                <m:sub>
                  <m:r>
                    <w:rPr>
                      <w:rFonts w:ascii="Cambria Math" w:hAnsi="Cambria Math"/>
                    </w:rPr>
                    <m:t>expert</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expert</m:t>
                  </m:r>
                </m:sub>
              </m:sSub>
            </m:e>
          </m:d>
        </m:oMath>
      </m:oMathPara>
    </w:p>
    <w:p w14:paraId="27C563E4" w14:textId="77777777" w:rsidR="00327C67" w:rsidRDefault="00725148">
      <w:pPr>
        <w:pStyle w:val="FirstParagraph"/>
      </w:pPr>
      <w:r>
        <w:rPr>
          <w:i/>
          <w:iCs/>
        </w:rPr>
        <w:t>where</w:t>
      </w:r>
      <w:r>
        <w:t xml:space="preserve"> </w:t>
      </w:r>
      <m:oMath>
        <m:sSub>
          <m:sSubPr>
            <m:ctrlPr>
              <w:rPr>
                <w:rFonts w:ascii="Cambria Math" w:hAnsi="Cambria Math"/>
              </w:rPr>
            </m:ctrlPr>
          </m:sSubPr>
          <m:e>
            <m:r>
              <w:rPr>
                <w:rFonts w:ascii="Cambria Math" w:hAnsi="Cambria Math"/>
              </w:rPr>
              <m:t>μ</m:t>
            </m:r>
          </m:e>
          <m:sub>
            <m:r>
              <w:rPr>
                <w:rFonts w:ascii="Cambria Math" w:hAnsi="Cambria Math"/>
              </w:rPr>
              <m:t>expert</m:t>
            </m:r>
          </m:sub>
        </m:sSub>
      </m:oMath>
      <w:r>
        <w:t xml:space="preserve"> </w:t>
      </w:r>
      <w:r>
        <w:rPr>
          <w:i/>
          <w:iCs/>
        </w:rPr>
        <w:t>and</w:t>
      </w:r>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xpert</m:t>
            </m:r>
          </m:sub>
        </m:sSub>
      </m:oMath>
      <w:r>
        <w:t xml:space="preserve"> </w:t>
      </w:r>
      <w:r>
        <w:rPr>
          <w:i/>
          <w:iCs/>
        </w:rPr>
        <w:t>are estimation and</w:t>
      </w:r>
      <w:r>
        <w:t xml:space="preserve"> </w:t>
      </w:r>
      <m:oMath>
        <m:f>
          <m:fPr>
            <m:ctrlPr>
              <w:rPr>
                <w:rFonts w:ascii="Cambria Math" w:hAnsi="Cambria Math"/>
              </w:rPr>
            </m:ctrlPr>
          </m:fPr>
          <m:num>
            <m:r>
              <w:rPr>
                <w:rFonts w:ascii="Cambria Math" w:hAnsi="Cambria Math"/>
              </w:rPr>
              <m:t>1</m:t>
            </m:r>
          </m:num>
          <m:den>
            <m:r>
              <w:rPr>
                <w:rFonts w:ascii="Cambria Math" w:hAnsi="Cambria Math"/>
              </w:rPr>
              <m:t>2</m:t>
            </m:r>
          </m:den>
        </m:f>
      </m:oMath>
      <w:r>
        <w:t xml:space="preserve"> </w:t>
      </w:r>
      <w:r>
        <w:rPr>
          <w:i/>
          <w:iCs/>
        </w:rPr>
        <w:t>of 95% CI provided by interviewed experts</w:t>
      </w:r>
      <w:r>
        <w:t>.</w:t>
      </w:r>
    </w:p>
    <w:p w14:paraId="5A95FB97" w14:textId="77777777" w:rsidR="00327C67" w:rsidRDefault="00725148">
      <w:pPr>
        <w:pStyle w:val="BodyText"/>
      </w:pPr>
      <w:r>
        <w:t>The main model underwent a relief of strict priors for test specificities in `@ref(</w:t>
      </w:r>
      <w:proofErr w:type="gramStart"/>
      <w:r>
        <w:t>eq:priors</w:t>
      </w:r>
      <w:proofErr w:type="gramEnd"/>
      <w:r>
        <w:t>-response), the lifted model used the same prior for all three tests which cover specificity from at least 90%:</w:t>
      </w:r>
    </w:p>
    <w:p w14:paraId="46E1C0EC" w14:textId="77777777" w:rsidR="00327C67" w:rsidRDefault="00725148">
      <w:pPr>
        <w:pStyle w:val="BodyText"/>
      </w:pPr>
      <m:oMathPara>
        <m:oMathParaPr>
          <m:jc m:val="center"/>
        </m:oMathParaPr>
        <m:oMath>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lifted</m:t>
              </m:r>
            </m:sub>
          </m:sSub>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.7</m:t>
              </m:r>
            </m:e>
          </m:d>
        </m:oMath>
      </m:oMathPara>
    </w:p>
    <w:p w14:paraId="5DB2FB3E" w14:textId="77777777" w:rsidR="00327C67" w:rsidRDefault="00725148">
      <w:pPr>
        <w:pStyle w:val="FirstParagraph"/>
      </w:pPr>
      <w:r>
        <w:rPr>
          <w:i/>
          <w:iCs/>
        </w:rPr>
        <w:t>where</w:t>
      </w:r>
      <w:r>
        <w:t xml:space="preserve"> </w:t>
      </w:r>
      <m:oMath>
        <m:r>
          <w:rPr>
            <w:rFonts w:ascii="Cambria Math" w:hAnsi="Cambria Math"/>
          </w:rPr>
          <m:t>μ</m:t>
        </m:r>
        <m:r>
          <m:rPr>
            <m:sty m:val="p"/>
          </m:rPr>
          <w:rPr>
            <w:rFonts w:ascii="Cambria Math" w:hAnsi="Cambria Math"/>
          </w:rPr>
          <m:t>=</m:t>
        </m:r>
        <m:r>
          <w:rPr>
            <w:rFonts w:ascii="Cambria Math" w:hAnsi="Cambria Math"/>
          </w:rPr>
          <m:t>logit</m:t>
        </m:r>
        <m:d>
          <m:dPr>
            <m:ctrlPr>
              <w:rPr>
                <w:rFonts w:ascii="Cambria Math" w:hAnsi="Cambria Math"/>
              </w:rPr>
            </m:ctrlPr>
          </m:dPr>
          <m:e>
            <m:r>
              <w:rPr>
                <w:rFonts w:ascii="Cambria Math" w:hAnsi="Cambria Math"/>
              </w:rPr>
              <m:t>0.001</m:t>
            </m:r>
          </m:e>
        </m:d>
      </m:oMath>
      <w:r>
        <w:t xml:space="preserve"> for ZN Smear and MGIT, </w:t>
      </w:r>
      <m:oMath>
        <m:r>
          <w:rPr>
            <w:rFonts w:ascii="Cambria Math" w:hAnsi="Cambria Math"/>
          </w:rPr>
          <m:t>μ</m:t>
        </m:r>
        <m:r>
          <m:rPr>
            <m:sty m:val="p"/>
          </m:rPr>
          <w:rPr>
            <w:rFonts w:ascii="Cambria Math" w:hAnsi="Cambria Math"/>
          </w:rPr>
          <m:t>=</m:t>
        </m:r>
        <m:r>
          <w:rPr>
            <w:rFonts w:ascii="Cambria Math" w:hAnsi="Cambria Math"/>
          </w:rPr>
          <m:t>logit</m:t>
        </m:r>
        <m:d>
          <m:dPr>
            <m:ctrlPr>
              <w:rPr>
                <w:rFonts w:ascii="Cambria Math" w:hAnsi="Cambria Math"/>
              </w:rPr>
            </m:ctrlPr>
          </m:dPr>
          <m:e>
            <m:r>
              <w:rPr>
                <w:rFonts w:ascii="Cambria Math" w:hAnsi="Cambria Math"/>
              </w:rPr>
              <m:t>0.005</m:t>
            </m:r>
          </m:e>
        </m:d>
      </m:oMath>
      <w:r>
        <w:t xml:space="preserve"> for Xpert.</w:t>
      </w:r>
    </w:p>
    <w:p w14:paraId="365D6DBD" w14:textId="77777777" w:rsidR="00327C67" w:rsidRDefault="00725148">
      <w:pPr>
        <w:pStyle w:val="BodyText"/>
      </w:pPr>
      <w:r>
        <w:lastRenderedPageBreak/>
        <w:t xml:space="preserve">Lastly, as recent studies suggested a sup-optimal specificity of </w:t>
      </w:r>
      <w:proofErr w:type="spellStart"/>
      <w:r>
        <w:t>Xpert</w:t>
      </w:r>
      <w:proofErr w:type="spellEnd"/>
      <w:r>
        <w:t xml:space="preserve"> test on CSF </w:t>
      </w:r>
      <w:proofErr w:type="gramStart"/>
      <w:r>
        <w:t>samples(</w:t>
      </w:r>
      <w:proofErr w:type="spellStart"/>
      <w:proofErr w:type="gramEnd"/>
      <w:r>
        <w:t>Nhu</w:t>
      </w:r>
      <w:proofErr w:type="spellEnd"/>
      <w:r>
        <w:t xml:space="preserve"> et al. 2013; Chen et al. 2020), our assumptions made in table </w:t>
      </w:r>
      <w:hyperlink w:anchor="missing-handling">
        <w:r>
          <w:fldChar w:fldCharType="begin"/>
        </w:r>
        <w:r>
          <w:instrText xml:space="preserve"> REF missing-handling \h</w:instrText>
        </w:r>
        <w:r>
          <w:fldChar w:fldCharType="separate"/>
        </w:r>
        <w:r>
          <w:rPr>
            <w:noProof/>
          </w:rPr>
          <w:t>3</w:t>
        </w:r>
        <w:r>
          <w:fldChar w:fldCharType="end"/>
        </w:r>
      </w:hyperlink>
      <w:r>
        <w:t xml:space="preserve"> might not completely valid. To tackle this, we considered a MAR scenario, where observation chance of confirmation tests </w:t>
      </w:r>
      <w:proofErr w:type="gramStart"/>
      <w:r>
        <w:t>depend</w:t>
      </w:r>
      <w:proofErr w:type="gramEnd"/>
      <w:r>
        <w:t xml:space="preserve"> on the unknown TBM status and locally independent to the value of confirmation tests. The observation status was then included in the model as a </w:t>
      </w:r>
      <w:proofErr w:type="gramStart"/>
      <w:r>
        <w:t>separated manifest variables</w:t>
      </w:r>
      <w:proofErr w:type="gramEnd"/>
      <w:r>
        <w:t xml:space="preserve">. The validity of this method was depicted in a simulation study in </w:t>
      </w:r>
      <w:hyperlink w:anchor="appendix-simulation-study">
        <w:r>
          <w:fldChar w:fldCharType="begin"/>
        </w:r>
        <w:r>
          <w:instrText xml:space="preserve"> REF appendix-simulation-study \h \r</w:instrText>
        </w:r>
        <w:r>
          <w:fldChar w:fldCharType="separate"/>
        </w:r>
        <w:r>
          <w:t>9</w:t>
        </w:r>
        <w:r>
          <w:fldChar w:fldCharType="end"/>
        </w:r>
      </w:hyperlink>
      <w:r>
        <w:t>.</w:t>
      </w:r>
    </w:p>
    <w:p w14:paraId="3947BAEF" w14:textId="77777777" w:rsidR="00327C67" w:rsidRDefault="00725148">
      <w:pPr>
        <w:pStyle w:val="BodyText"/>
      </w:pPr>
      <w:r>
        <w:t>In this analysis, we expected the chance in which at least one confirmation test was done are 95% for TBM-positive patients, and 50% for TBM-negative, hence led to two conservative priors:</w:t>
      </w:r>
    </w:p>
    <w:p w14:paraId="0FDB4369"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TBM</m:t>
                    </m:r>
                    <m:r>
                      <m:rPr>
                        <m:sty m:val="p"/>
                      </m:rPr>
                      <w:rPr>
                        <w:rFonts w:ascii="Cambria Math" w:hAnsi="Cambria Math"/>
                      </w:rPr>
                      <m: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.5</m:t>
                        </m:r>
                      </m:e>
                    </m:d>
                    <m:r>
                      <m:rPr>
                        <m:sty m:val="p"/>
                      </m:rPr>
                      <w:rPr>
                        <w:rFonts w:ascii="Cambria Math" w:hAnsi="Cambria Math"/>
                      </w:rPr>
                      <m:t>,</m:t>
                    </m:r>
                    <m:r>
                      <w:rPr>
                        <w:rFonts w:ascii="Cambria Math" w:hAnsi="Cambria Math"/>
                      </w:rPr>
                      <m:t>.7</m:t>
                    </m:r>
                  </m:e>
                </m:d>
              </m:e>
            </m:mr>
            <m:m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TBM</m:t>
                    </m:r>
                    <m:r>
                      <m:rPr>
                        <m:sty m:val="p"/>
                      </m:rPr>
                      <w:rPr>
                        <w:rFonts w:ascii="Cambria Math" w:hAnsi="Cambria Math"/>
                      </w:rPr>
                      <m:t>+</m:t>
                    </m:r>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.95</m:t>
                        </m:r>
                      </m:e>
                    </m:d>
                    <m:r>
                      <m:rPr>
                        <m:sty m:val="p"/>
                      </m:rPr>
                      <w:rPr>
                        <w:rFonts w:ascii="Cambria Math" w:hAnsi="Cambria Math"/>
                      </w:rPr>
                      <m:t>,</m:t>
                    </m:r>
                    <m:r>
                      <w:rPr>
                        <w:rFonts w:ascii="Cambria Math" w:hAnsi="Cambria Math"/>
                      </w:rPr>
                      <m:t>1</m:t>
                    </m:r>
                  </m:e>
                </m:d>
              </m:e>
            </m:mr>
          </m:m>
        </m:oMath>
      </m:oMathPara>
    </w:p>
    <w:p w14:paraId="69B5CBCA" w14:textId="77777777" w:rsidR="00327C67" w:rsidRDefault="00725148">
      <w:pPr>
        <w:pStyle w:val="Figure"/>
      </w:pPr>
      <w:r>
        <w:rPr>
          <w:noProof/>
        </w:rPr>
        <w:drawing>
          <wp:inline distT="0" distB="0" distL="0" distR="0" wp14:anchorId="457EF30B" wp14:editId="323EC9E9">
            <wp:extent cx="6400800" cy="1920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r:embed="rId18"/>
                    <a:srcRect/>
                    <a:stretch>
                      <a:fillRect/>
                    </a:stretch>
                  </pic:blipFill>
                  <pic:spPr bwMode="auto">
                    <a:xfrm>
                      <a:off x="0" y="0"/>
                      <a:ext cx="88900" cy="26670"/>
                    </a:xfrm>
                    <a:prstGeom prst="rect">
                      <a:avLst/>
                    </a:prstGeom>
                    <a:noFill/>
                  </pic:spPr>
                </pic:pic>
              </a:graphicData>
            </a:graphic>
          </wp:inline>
        </w:drawing>
      </w:r>
    </w:p>
    <w:p w14:paraId="7E57EA82" w14:textId="77777777" w:rsidR="00327C67" w:rsidRDefault="00725148">
      <w:pPr>
        <w:pStyle w:val="ImageCaption"/>
      </w:pPr>
      <w:r>
        <w:t xml:space="preserve">Figure </w:t>
      </w:r>
      <w:bookmarkStart w:id="148" w:name="liftes-priors"/>
      <w:r>
        <w:fldChar w:fldCharType="begin"/>
      </w:r>
      <w:r>
        <w:instrText>SEQ fig \* Arabic</w:instrText>
      </w:r>
      <w:r>
        <w:fldChar w:fldCharType="separate"/>
      </w:r>
      <w:r>
        <w:rPr>
          <w:noProof/>
        </w:rPr>
        <w:t>6</w:t>
      </w:r>
      <w:r>
        <w:fldChar w:fldCharType="end"/>
      </w:r>
      <w:bookmarkEnd w:id="148"/>
      <w:r>
        <w:t>: Lifted prior for ZN Smear and MGIT specificities, compared to the old one (dark grey). 1: logit scale, 2: linear scale</w:t>
      </w:r>
    </w:p>
    <w:p w14:paraId="0DCC6D2C" w14:textId="77777777" w:rsidR="00327C67" w:rsidRDefault="00725148">
      <w:pPr>
        <w:pStyle w:val="Heading4"/>
      </w:pPr>
      <w:bookmarkStart w:id="149" w:name="Xa16e62aa759a4a01c7c85a67a9aca855d313449"/>
      <w:bookmarkEnd w:id="147"/>
      <w:r>
        <w:t>Non-linearity and Dimensionality Reduction</w:t>
      </w:r>
    </w:p>
    <w:p w14:paraId="7684F2D8" w14:textId="77777777" w:rsidR="00327C67" w:rsidRDefault="00725148">
      <w:pPr>
        <w:pStyle w:val="FirstParagraph"/>
      </w:pPr>
      <w:r>
        <w:t>As part of the exploratory analysis, we considered two models:</w:t>
      </w:r>
    </w:p>
    <w:p w14:paraId="65653BB5" w14:textId="77777777" w:rsidR="00327C67" w:rsidRDefault="00725148">
      <w:pPr>
        <w:numPr>
          <w:ilvl w:val="0"/>
          <w:numId w:val="40"/>
        </w:numPr>
      </w:pPr>
      <w:r>
        <w:t>Non-linearity for all CSF bio-markers: We added quadratic effects for all CSF bio-markers in the prevalence model. LASSO-based variable selection was implemented for this analysis.</w:t>
      </w:r>
    </w:p>
    <w:p w14:paraId="77B076AD" w14:textId="77777777" w:rsidR="00327C67" w:rsidRDefault="00725148">
      <w:pPr>
        <w:numPr>
          <w:ilvl w:val="0"/>
          <w:numId w:val="40"/>
        </w:numPr>
      </w:pPr>
      <w:r>
        <w:t>Non-linearity for Glasgow coma scores: As GCS is not a continuous variable but rather an ordinal one de facto, it is possible that there is non-linear correlation between GCS and TBM risk. In this analysis, we employed a quadratic effect for GCS to capture this potential of non-linearity.</w:t>
      </w:r>
    </w:p>
    <w:p w14:paraId="47C5C894" w14:textId="77777777" w:rsidR="00327C67" w:rsidRDefault="00725148">
      <w:pPr>
        <w:numPr>
          <w:ilvl w:val="0"/>
          <w:numId w:val="40"/>
        </w:numPr>
      </w:pPr>
      <w:r>
        <w:t>Probabilistic Principal Component Analysis (PPCA): Instead of performing Variable selection, we performed an implementation of Probabilistic Principal Component Analysis for dimensionality reduction, especially amongst potentially collinear predictors. In this analysis, we only implemented this for collinearity-prone CSF bio-markers.</w:t>
      </w:r>
    </w:p>
    <w:p w14:paraId="09ACA7D1" w14:textId="77777777" w:rsidR="00327C67" w:rsidRDefault="00725148">
      <w:pPr>
        <w:numPr>
          <w:ilvl w:val="0"/>
          <w:numId w:val="40"/>
        </w:numPr>
      </w:pPr>
      <w:r>
        <w:t>Test accuracy with respect to CSF volume: By including the volume of sample collected, we can further investigate the effect size of CSF volumes on the sensitivity of each confirmation test.</w:t>
      </w:r>
    </w:p>
    <w:p w14:paraId="3FAEAC6E" w14:textId="77777777" w:rsidR="00327C67" w:rsidRDefault="00725148">
      <w:pPr>
        <w:pStyle w:val="Heading3"/>
      </w:pPr>
      <w:bookmarkStart w:id="150" w:name="simplified-approximation-of-tbm-risk"/>
      <w:bookmarkEnd w:id="146"/>
      <w:bookmarkEnd w:id="149"/>
      <w:r>
        <w:lastRenderedPageBreak/>
        <w:t>Simplified approximation of TBM risk</w:t>
      </w:r>
    </w:p>
    <w:p w14:paraId="2B19D7F2" w14:textId="77777777" w:rsidR="00327C67" w:rsidRDefault="00725148">
      <w:pPr>
        <w:pStyle w:val="FirstParagraph"/>
      </w:pPr>
      <w:r>
        <w:t xml:space="preserve">As the full model requires a plethora of predictors and measurements, it might not be pragmatic in some limited contexts. We hence developed a simplified version of the prevalence sub-model which exclude all laboratorial features. The aim of this exploratory analysis is to provide a decent approximation of TBM risk yet needs only a minimal amount of information. We took out the analytic forms of posterior distributions from the best-performed model, on the logit scale, fed them into subsequent model where the number of predictors were reduced. The error term follows Logistic distribution with </w:t>
      </w:r>
      <m:oMath>
        <m:r>
          <w:rPr>
            <w:rFonts w:ascii="Cambria Math" w:hAnsi="Cambria Math"/>
          </w:rPr>
          <m:t>scale</m:t>
        </m:r>
        <m:r>
          <m:rPr>
            <m:sty m:val="p"/>
          </m:rPr>
          <w:rPr>
            <w:rFonts w:ascii="Cambria Math" w:hAnsi="Cambria Math"/>
          </w:rPr>
          <m:t>=</m:t>
        </m:r>
        <m:r>
          <w:rPr>
            <w:rFonts w:ascii="Cambria Math" w:hAnsi="Cambria Math"/>
          </w:rPr>
          <m:t>1</m:t>
        </m:r>
      </m:oMath>
      <w:r>
        <w:t>.</w:t>
      </w:r>
    </w:p>
    <w:p w14:paraId="197E2C8B" w14:textId="77777777" w:rsidR="00327C67" w:rsidRDefault="00571DFC">
      <w:pPr>
        <w:pStyle w:val="BodyText"/>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approx</m:t>
              </m:r>
            </m:sub>
          </m:sSub>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z</m:t>
              </m:r>
              <m:r>
                <m:rPr>
                  <m:sty m:val="p"/>
                </m:rPr>
                <w:rPr>
                  <w:rFonts w:ascii="Cambria Math" w:hAnsi="Cambria Math"/>
                </w:rPr>
                <m:t>,</m:t>
              </m:r>
              <m:r>
                <w:rPr>
                  <w:rFonts w:ascii="Cambria Math" w:hAnsi="Cambria Math"/>
                </w:rPr>
                <m:t>1</m:t>
              </m:r>
            </m:e>
          </m:d>
          <m:r>
            <m:rPr>
              <m:sty m:val="p"/>
            </m:rPr>
            <w:rPr>
              <w:rFonts w:ascii="Cambria Math" w:hAnsi="Cambria Math"/>
            </w:rPr>
            <m:t>;</m:t>
          </m:r>
        </m:oMath>
      </m:oMathPara>
    </w:p>
    <w:p w14:paraId="187F8ADE" w14:textId="77777777" w:rsidR="00327C67" w:rsidRDefault="00725148">
      <w:pPr>
        <w:pStyle w:val="FirstParagraph"/>
      </w:pPr>
      <w:proofErr w:type="spellStart"/>
      <w:r>
        <w:rPr>
          <w:i/>
          <w:iCs/>
        </w:rPr>
        <w:t>s.t.</w:t>
      </w:r>
      <w:proofErr w:type="spellEnd"/>
      <w:r>
        <w:t xml:space="preserve"> </w:t>
      </w:r>
      <m:oMath>
        <m:r>
          <w:rPr>
            <w:rFonts w:ascii="Cambria Math" w:hAnsi="Cambria Math"/>
          </w:rPr>
          <m:t>z</m:t>
        </m:r>
      </m:oMath>
      <w:r>
        <w:t xml:space="preserve"> is the full model’s output and </w:t>
      </w:r>
      <m:oMath>
        <m:sSub>
          <m:sSubPr>
            <m:ctrlPr>
              <w:rPr>
                <w:rFonts w:ascii="Cambria Math" w:hAnsi="Cambria Math"/>
              </w:rPr>
            </m:ctrlPr>
          </m:sSubPr>
          <m:e>
            <m:r>
              <w:rPr>
                <w:rFonts w:ascii="Cambria Math" w:hAnsi="Cambria Math"/>
              </w:rPr>
              <m:t>z</m:t>
            </m:r>
          </m:e>
          <m:sub>
            <m:r>
              <w:rPr>
                <w:rFonts w:ascii="Cambria Math" w:hAnsi="Cambria Math"/>
              </w:rPr>
              <m:t>approx</m:t>
            </m:r>
          </m:sub>
        </m:sSub>
      </m:oMath>
      <w:r>
        <w:t xml:space="preserve"> is an approximation of </w:t>
      </w:r>
      <m:oMath>
        <m:r>
          <w:rPr>
            <w:rFonts w:ascii="Cambria Math" w:hAnsi="Cambria Math"/>
          </w:rPr>
          <m:t>z</m:t>
        </m:r>
      </m:oMath>
      <w:r>
        <w:t>.</w:t>
      </w:r>
    </w:p>
    <w:p w14:paraId="6FFF2D3A" w14:textId="77777777" w:rsidR="00327C67" w:rsidRDefault="00725148">
      <w:pPr>
        <w:pStyle w:val="Heading1"/>
      </w:pPr>
      <w:bookmarkStart w:id="151" w:name="results"/>
      <w:bookmarkEnd w:id="16"/>
      <w:bookmarkEnd w:id="41"/>
      <w:bookmarkEnd w:id="150"/>
      <w:r>
        <w:t>Results</w:t>
      </w:r>
    </w:p>
    <w:p w14:paraId="2B770E52" w14:textId="77777777" w:rsidR="00327C67" w:rsidRDefault="00725148">
      <w:pPr>
        <w:pStyle w:val="FirstParagraph"/>
      </w:pPr>
      <w:r>
        <w:t xml:space="preserve">Venn diagram for confirmation test results </w:t>
      </w:r>
      <w:proofErr w:type="gramStart"/>
      <w:r>
        <w:t>are</w:t>
      </w:r>
      <w:proofErr w:type="gramEnd"/>
      <w:r>
        <w:t xml:space="preserve"> demonstrated in </w:t>
      </w:r>
      <w:hyperlink w:anchor="venn-test">
        <w:r>
          <w:fldChar w:fldCharType="begin"/>
        </w:r>
        <w:r>
          <w:instrText xml:space="preserve"> REF venn-test \h</w:instrText>
        </w:r>
        <w:r>
          <w:fldChar w:fldCharType="separate"/>
        </w:r>
        <w:r>
          <w:rPr>
            <w:noProof/>
          </w:rPr>
          <w:t>7</w:t>
        </w:r>
        <w:r>
          <w:fldChar w:fldCharType="end"/>
        </w:r>
      </w:hyperlink>
    </w:p>
    <w:p w14:paraId="116D2A32" w14:textId="77777777" w:rsidR="00327C67" w:rsidRDefault="00725148">
      <w:pPr>
        <w:pStyle w:val="Figure"/>
      </w:pPr>
      <w:r>
        <w:rPr>
          <w:noProof/>
        </w:rPr>
        <w:drawing>
          <wp:inline distT="0" distB="0" distL="0" distR="0" wp14:anchorId="2DD4AC1D" wp14:editId="52DB9E6A">
            <wp:extent cx="4572000" cy="4572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9"/>
                    <a:srcRect/>
                    <a:stretch>
                      <a:fillRect/>
                    </a:stretch>
                  </pic:blipFill>
                  <pic:spPr bwMode="auto">
                    <a:xfrm>
                      <a:off x="0" y="0"/>
                      <a:ext cx="63500" cy="63500"/>
                    </a:xfrm>
                    <a:prstGeom prst="rect">
                      <a:avLst/>
                    </a:prstGeom>
                    <a:noFill/>
                  </pic:spPr>
                </pic:pic>
              </a:graphicData>
            </a:graphic>
          </wp:inline>
        </w:drawing>
      </w:r>
    </w:p>
    <w:p w14:paraId="23F881CE" w14:textId="77777777" w:rsidR="00327C67" w:rsidRDefault="00725148">
      <w:pPr>
        <w:pStyle w:val="ImageCaption"/>
      </w:pPr>
      <w:r>
        <w:t xml:space="preserve">Figure </w:t>
      </w:r>
      <w:bookmarkStart w:id="152" w:name="venn-test"/>
      <w:r>
        <w:fldChar w:fldCharType="begin"/>
      </w:r>
      <w:r>
        <w:instrText>SEQ fig \* Arabic</w:instrText>
      </w:r>
      <w:r>
        <w:fldChar w:fldCharType="separate"/>
      </w:r>
      <w:r>
        <w:rPr>
          <w:noProof/>
        </w:rPr>
        <w:t>7</w:t>
      </w:r>
      <w:r>
        <w:fldChar w:fldCharType="end"/>
      </w:r>
      <w:bookmarkEnd w:id="152"/>
      <w:r>
        <w:t xml:space="preserve">: Venn diagram for ZN Smear, MGIT, and </w:t>
      </w:r>
      <w:proofErr w:type="spellStart"/>
      <w:r>
        <w:t>Xpert</w:t>
      </w:r>
      <w:proofErr w:type="spellEnd"/>
    </w:p>
    <w:p w14:paraId="0F9873D0" w14:textId="77777777" w:rsidR="00327C67" w:rsidRDefault="00725148">
      <w:r>
        <w:br w:type="page"/>
      </w:r>
    </w:p>
    <w:p w14:paraId="669F99F9" w14:textId="77777777" w:rsidR="00327C67" w:rsidRDefault="00327C67">
      <w:pPr>
        <w:sectPr w:rsidR="00327C67">
          <w:type w:val="continuous"/>
          <w:pgSz w:w="11952" w:h="16848"/>
          <w:pgMar w:top="1800" w:right="720" w:bottom="1800" w:left="720" w:header="720" w:footer="720" w:gutter="720"/>
          <w:cols w:space="720"/>
        </w:sectPr>
      </w:pPr>
    </w:p>
    <w:p w14:paraId="13E2D421" w14:textId="77777777" w:rsidR="00327C67" w:rsidRDefault="00725148">
      <w:pPr>
        <w:pStyle w:val="TableCaption"/>
      </w:pPr>
      <w:r>
        <w:lastRenderedPageBreak/>
        <w:t xml:space="preserve">Table </w:t>
      </w:r>
      <w:r>
        <w:fldChar w:fldCharType="begin"/>
      </w:r>
      <w:r>
        <w:instrText>SEQ tab \* Arabic</w:instrText>
      </w:r>
      <w:r>
        <w:fldChar w:fldCharType="separate"/>
      </w:r>
      <w:r>
        <w:rPr>
          <w:noProof/>
        </w:rPr>
        <w:t>4</w:t>
      </w:r>
      <w:r>
        <w:fldChar w:fldCharType="end"/>
      </w:r>
      <w:r>
        <w:t>: History and baseline information</w:t>
      </w:r>
    </w:p>
    <w:tbl>
      <w:tblPr>
        <w:tblW w:w="0" w:type="auto"/>
        <w:jc w:val="center"/>
        <w:tblLayout w:type="fixed"/>
        <w:tblLook w:val="0420" w:firstRow="1" w:lastRow="0" w:firstColumn="0" w:lastColumn="0" w:noHBand="0" w:noVBand="1"/>
      </w:tblPr>
      <w:tblGrid>
        <w:gridCol w:w="1800"/>
        <w:gridCol w:w="1800"/>
        <w:gridCol w:w="1800"/>
        <w:gridCol w:w="1800"/>
        <w:gridCol w:w="1800"/>
        <w:gridCol w:w="1800"/>
        <w:gridCol w:w="1800"/>
      </w:tblGrid>
      <w:tr w:rsidR="00327C67" w14:paraId="29BDF03F" w14:textId="77777777">
        <w:trPr>
          <w:cantSplit/>
          <w:tblHeader/>
          <w:jc w:val="center"/>
        </w:trPr>
        <w:tc>
          <w:tcPr>
            <w:tcW w:w="1800" w:type="dxa"/>
            <w:shd w:val="clear" w:color="auto" w:fill="CFCFCF"/>
            <w:tcMar>
              <w:top w:w="0" w:type="dxa"/>
              <w:left w:w="0" w:type="dxa"/>
              <w:bottom w:w="0" w:type="dxa"/>
              <w:right w:w="0" w:type="dxa"/>
            </w:tcMar>
            <w:vAlign w:val="center"/>
          </w:tcPr>
          <w:p w14:paraId="7FF0B453" w14:textId="77777777" w:rsidR="00327C67" w:rsidRDefault="00725148">
            <w:pPr>
              <w:spacing w:before="40" w:after="40"/>
              <w:ind w:left="100" w:right="100"/>
            </w:pPr>
            <w:r>
              <w:rPr>
                <w:rFonts w:ascii="Helvetica" w:eastAsia="Helvetica" w:hAnsi="Helvetica" w:cs="Helvetica"/>
                <w:b/>
                <w:color w:val="000000"/>
                <w:sz w:val="20"/>
                <w:szCs w:val="20"/>
              </w:rPr>
              <w:t xml:space="preserve"> </w:t>
            </w:r>
          </w:p>
        </w:tc>
        <w:tc>
          <w:tcPr>
            <w:tcW w:w="3600" w:type="dxa"/>
            <w:gridSpan w:val="2"/>
            <w:shd w:val="clear" w:color="auto" w:fill="CFCFCF"/>
            <w:tcMar>
              <w:top w:w="0" w:type="dxa"/>
              <w:left w:w="0" w:type="dxa"/>
              <w:bottom w:w="0" w:type="dxa"/>
              <w:right w:w="0" w:type="dxa"/>
            </w:tcMar>
            <w:vAlign w:val="center"/>
          </w:tcPr>
          <w:p w14:paraId="5042D926" w14:textId="77777777" w:rsidR="00327C67" w:rsidRDefault="00725148">
            <w:pPr>
              <w:spacing w:before="40" w:after="40"/>
              <w:ind w:left="100" w:right="100"/>
            </w:pPr>
            <w:r>
              <w:rPr>
                <w:rFonts w:ascii="Helvetica" w:eastAsia="Helvetica" w:hAnsi="Helvetica" w:cs="Helvetica"/>
                <w:b/>
                <w:color w:val="000000"/>
                <w:sz w:val="20"/>
                <w:szCs w:val="20"/>
              </w:rPr>
              <w:t>MGIT</w:t>
            </w:r>
          </w:p>
        </w:tc>
        <w:tc>
          <w:tcPr>
            <w:tcW w:w="3600" w:type="dxa"/>
            <w:gridSpan w:val="2"/>
            <w:shd w:val="clear" w:color="auto" w:fill="CFCFCF"/>
            <w:tcMar>
              <w:top w:w="0" w:type="dxa"/>
              <w:left w:w="0" w:type="dxa"/>
              <w:bottom w:w="0" w:type="dxa"/>
              <w:right w:w="0" w:type="dxa"/>
            </w:tcMar>
            <w:vAlign w:val="center"/>
          </w:tcPr>
          <w:p w14:paraId="2F917088" w14:textId="77777777" w:rsidR="00327C67" w:rsidRDefault="00725148">
            <w:pPr>
              <w:spacing w:before="40" w:after="40"/>
              <w:ind w:left="100" w:right="100"/>
            </w:pPr>
            <w:proofErr w:type="spellStart"/>
            <w:r>
              <w:rPr>
                <w:rFonts w:ascii="Helvetica" w:eastAsia="Helvetica" w:hAnsi="Helvetica" w:cs="Helvetica"/>
                <w:b/>
                <w:color w:val="000000"/>
                <w:sz w:val="20"/>
                <w:szCs w:val="20"/>
              </w:rPr>
              <w:t>Xpert</w:t>
            </w:r>
            <w:proofErr w:type="spellEnd"/>
            <w:r>
              <w:rPr>
                <w:rFonts w:ascii="Helvetica" w:eastAsia="Helvetica" w:hAnsi="Helvetica" w:cs="Helvetica"/>
                <w:b/>
                <w:color w:val="000000"/>
                <w:sz w:val="20"/>
                <w:szCs w:val="20"/>
              </w:rPr>
              <w:t xml:space="preserve"> (Ultra) MTB/RIF</w:t>
            </w:r>
          </w:p>
        </w:tc>
        <w:tc>
          <w:tcPr>
            <w:tcW w:w="3600" w:type="dxa"/>
            <w:gridSpan w:val="2"/>
            <w:shd w:val="clear" w:color="auto" w:fill="CFCFCF"/>
            <w:tcMar>
              <w:top w:w="0" w:type="dxa"/>
              <w:left w:w="0" w:type="dxa"/>
              <w:bottom w:w="0" w:type="dxa"/>
              <w:right w:w="0" w:type="dxa"/>
            </w:tcMar>
            <w:vAlign w:val="center"/>
          </w:tcPr>
          <w:p w14:paraId="7996D031" w14:textId="77777777" w:rsidR="00327C67" w:rsidRDefault="00725148">
            <w:pPr>
              <w:spacing w:before="40" w:after="40"/>
              <w:ind w:left="100" w:right="100"/>
            </w:pPr>
            <w:r>
              <w:rPr>
                <w:rFonts w:ascii="Helvetica" w:eastAsia="Helvetica" w:hAnsi="Helvetica" w:cs="Helvetica"/>
                <w:b/>
                <w:color w:val="000000"/>
                <w:sz w:val="20"/>
                <w:szCs w:val="20"/>
              </w:rPr>
              <w:t>ZN Smear</w:t>
            </w:r>
          </w:p>
        </w:tc>
      </w:tr>
      <w:tr w:rsidR="00327C67" w14:paraId="748DEFBC" w14:textId="77777777">
        <w:trPr>
          <w:cantSplit/>
          <w:tblHeader/>
          <w:jc w:val="center"/>
        </w:trPr>
        <w:tc>
          <w:tcPr>
            <w:tcW w:w="1800" w:type="dxa"/>
            <w:shd w:val="clear" w:color="auto" w:fill="FFFFFF"/>
            <w:tcMar>
              <w:top w:w="0" w:type="dxa"/>
              <w:left w:w="0" w:type="dxa"/>
              <w:bottom w:w="0" w:type="dxa"/>
              <w:right w:w="0" w:type="dxa"/>
            </w:tcMar>
            <w:vAlign w:val="center"/>
          </w:tcPr>
          <w:p w14:paraId="76B671E2" w14:textId="77777777" w:rsidR="00327C67" w:rsidRDefault="00725148">
            <w:pPr>
              <w:spacing w:before="40" w:after="40"/>
              <w:ind w:left="100" w:right="100"/>
            </w:pPr>
            <w:r>
              <w:rPr>
                <w:rFonts w:ascii="Helvetica" w:eastAsia="Helvetica" w:hAnsi="Helvetica" w:cs="Helvetica"/>
                <w:b/>
                <w:color w:val="000000"/>
                <w:sz w:val="20"/>
                <w:szCs w:val="20"/>
              </w:rPr>
              <w:t>Characteristic</w:t>
            </w:r>
          </w:p>
        </w:tc>
        <w:tc>
          <w:tcPr>
            <w:tcW w:w="1800" w:type="dxa"/>
            <w:shd w:val="clear" w:color="auto" w:fill="FFFFFF"/>
            <w:tcMar>
              <w:top w:w="0" w:type="dxa"/>
              <w:left w:w="0" w:type="dxa"/>
              <w:bottom w:w="0" w:type="dxa"/>
              <w:right w:w="0" w:type="dxa"/>
            </w:tcMar>
            <w:vAlign w:val="center"/>
          </w:tcPr>
          <w:p w14:paraId="503BD280" w14:textId="77777777" w:rsidR="00327C67" w:rsidRDefault="00725148">
            <w:pPr>
              <w:spacing w:before="40" w:after="40"/>
              <w:ind w:left="100" w:right="100"/>
            </w:pPr>
            <w:r>
              <w:rPr>
                <w:rFonts w:ascii="Helvetica" w:eastAsia="Helvetica" w:hAnsi="Helvetica" w:cs="Helvetica"/>
                <w:b/>
                <w:color w:val="000000"/>
                <w:sz w:val="20"/>
                <w:szCs w:val="20"/>
              </w:rPr>
              <w:t>Negative, N = 596</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22076BD1" w14:textId="77777777" w:rsidR="00327C67" w:rsidRDefault="00725148">
            <w:pPr>
              <w:spacing w:before="40" w:after="40"/>
              <w:ind w:left="100" w:right="100"/>
            </w:pPr>
            <w:r>
              <w:rPr>
                <w:rFonts w:ascii="Helvetica" w:eastAsia="Helvetica" w:hAnsi="Helvetica" w:cs="Helvetica"/>
                <w:b/>
                <w:color w:val="000000"/>
                <w:sz w:val="20"/>
                <w:szCs w:val="20"/>
              </w:rPr>
              <w:t>Positive, N = 91</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11BFF94F" w14:textId="77777777" w:rsidR="00327C67" w:rsidRDefault="00725148">
            <w:pPr>
              <w:spacing w:before="40" w:after="40"/>
              <w:ind w:left="100" w:right="100"/>
            </w:pPr>
            <w:r>
              <w:rPr>
                <w:rFonts w:ascii="Helvetica" w:eastAsia="Helvetica" w:hAnsi="Helvetica" w:cs="Helvetica"/>
                <w:b/>
                <w:color w:val="000000"/>
                <w:sz w:val="20"/>
                <w:szCs w:val="20"/>
              </w:rPr>
              <w:t>Negative, N = 613</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0CCC1103" w14:textId="77777777" w:rsidR="00327C67" w:rsidRDefault="00725148">
            <w:pPr>
              <w:spacing w:before="40" w:after="40"/>
              <w:ind w:left="100" w:right="100"/>
            </w:pPr>
            <w:r>
              <w:rPr>
                <w:rFonts w:ascii="Helvetica" w:eastAsia="Helvetica" w:hAnsi="Helvetica" w:cs="Helvetica"/>
                <w:b/>
                <w:color w:val="000000"/>
                <w:sz w:val="20"/>
                <w:szCs w:val="20"/>
              </w:rPr>
              <w:t>Positive, N = 74</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0BB5543E" w14:textId="77777777" w:rsidR="00327C67" w:rsidRDefault="00725148">
            <w:pPr>
              <w:spacing w:before="40" w:after="40"/>
              <w:ind w:left="100" w:right="100"/>
            </w:pPr>
            <w:r>
              <w:rPr>
                <w:rFonts w:ascii="Helvetica" w:eastAsia="Helvetica" w:hAnsi="Helvetica" w:cs="Helvetica"/>
                <w:b/>
                <w:color w:val="000000"/>
                <w:sz w:val="20"/>
                <w:szCs w:val="20"/>
              </w:rPr>
              <w:t>Negative, N = 554</w:t>
            </w:r>
            <w:r>
              <w:rPr>
                <w:rFonts w:ascii="Helvetica" w:eastAsia="Helvetica" w:hAnsi="Helvetica" w:cs="Helvetica"/>
                <w:b/>
                <w:color w:val="000000"/>
                <w:sz w:val="20"/>
                <w:szCs w:val="20"/>
                <w:vertAlign w:val="superscript"/>
              </w:rPr>
              <w:t>1</w:t>
            </w:r>
          </w:p>
        </w:tc>
        <w:tc>
          <w:tcPr>
            <w:tcW w:w="1800" w:type="dxa"/>
            <w:shd w:val="clear" w:color="auto" w:fill="FFFFFF"/>
            <w:tcMar>
              <w:top w:w="0" w:type="dxa"/>
              <w:left w:w="0" w:type="dxa"/>
              <w:bottom w:w="0" w:type="dxa"/>
              <w:right w:w="0" w:type="dxa"/>
            </w:tcMar>
            <w:vAlign w:val="center"/>
          </w:tcPr>
          <w:p w14:paraId="466D922F" w14:textId="77777777" w:rsidR="00327C67" w:rsidRDefault="00725148">
            <w:pPr>
              <w:spacing w:before="40" w:after="40"/>
              <w:ind w:left="100" w:right="100"/>
            </w:pPr>
            <w:r>
              <w:rPr>
                <w:rFonts w:ascii="Helvetica" w:eastAsia="Helvetica" w:hAnsi="Helvetica" w:cs="Helvetica"/>
                <w:b/>
                <w:color w:val="000000"/>
                <w:sz w:val="20"/>
                <w:szCs w:val="20"/>
              </w:rPr>
              <w:t>Positive, N = 133</w:t>
            </w:r>
            <w:r>
              <w:rPr>
                <w:rFonts w:ascii="Helvetica" w:eastAsia="Helvetica" w:hAnsi="Helvetica" w:cs="Helvetica"/>
                <w:b/>
                <w:color w:val="000000"/>
                <w:sz w:val="20"/>
                <w:szCs w:val="20"/>
                <w:vertAlign w:val="superscript"/>
              </w:rPr>
              <w:t>1</w:t>
            </w:r>
          </w:p>
        </w:tc>
      </w:tr>
      <w:tr w:rsidR="00327C67" w14:paraId="6952F563" w14:textId="77777777">
        <w:trPr>
          <w:cantSplit/>
          <w:jc w:val="center"/>
        </w:trPr>
        <w:tc>
          <w:tcPr>
            <w:tcW w:w="1800" w:type="dxa"/>
            <w:shd w:val="clear" w:color="auto" w:fill="EFEFEF"/>
            <w:tcMar>
              <w:top w:w="0" w:type="dxa"/>
              <w:left w:w="0" w:type="dxa"/>
              <w:bottom w:w="0" w:type="dxa"/>
              <w:right w:w="0" w:type="dxa"/>
            </w:tcMar>
          </w:tcPr>
          <w:p w14:paraId="0432F743" w14:textId="77777777" w:rsidR="00327C67" w:rsidRDefault="00725148">
            <w:pPr>
              <w:spacing w:before="100" w:after="100"/>
              <w:ind w:left="100" w:right="100"/>
            </w:pPr>
            <w:r>
              <w:rPr>
                <w:rFonts w:ascii="Helvetica" w:eastAsia="Helvetica" w:hAnsi="Helvetica" w:cs="Helvetica"/>
                <w:color w:val="000000"/>
                <w:sz w:val="20"/>
                <w:szCs w:val="20"/>
              </w:rPr>
              <w:t>Age</w:t>
            </w:r>
          </w:p>
        </w:tc>
        <w:tc>
          <w:tcPr>
            <w:tcW w:w="1800" w:type="dxa"/>
            <w:shd w:val="clear" w:color="auto" w:fill="EFEFEF"/>
            <w:tcMar>
              <w:top w:w="0" w:type="dxa"/>
              <w:left w:w="0" w:type="dxa"/>
              <w:bottom w:w="0" w:type="dxa"/>
              <w:right w:w="0" w:type="dxa"/>
            </w:tcMar>
            <w:vAlign w:val="center"/>
          </w:tcPr>
          <w:p w14:paraId="32447179" w14:textId="77777777" w:rsidR="00327C67" w:rsidRDefault="00725148">
            <w:pPr>
              <w:spacing w:before="100" w:after="100"/>
              <w:ind w:left="100" w:right="100"/>
            </w:pPr>
            <w:r>
              <w:rPr>
                <w:rFonts w:ascii="Helvetica" w:eastAsia="Helvetica" w:hAnsi="Helvetica" w:cs="Helvetica"/>
                <w:color w:val="000000"/>
                <w:sz w:val="20"/>
                <w:szCs w:val="20"/>
              </w:rPr>
              <w:t>42 (27, 56)</w:t>
            </w:r>
          </w:p>
        </w:tc>
        <w:tc>
          <w:tcPr>
            <w:tcW w:w="1800" w:type="dxa"/>
            <w:shd w:val="clear" w:color="auto" w:fill="EFEFEF"/>
            <w:tcMar>
              <w:top w:w="0" w:type="dxa"/>
              <w:left w:w="0" w:type="dxa"/>
              <w:bottom w:w="0" w:type="dxa"/>
              <w:right w:w="0" w:type="dxa"/>
            </w:tcMar>
            <w:vAlign w:val="center"/>
          </w:tcPr>
          <w:p w14:paraId="06C20846" w14:textId="77777777" w:rsidR="00327C67" w:rsidRDefault="00725148">
            <w:pPr>
              <w:spacing w:before="100" w:after="100"/>
              <w:ind w:left="100" w:right="100"/>
            </w:pPr>
            <w:r>
              <w:rPr>
                <w:rFonts w:ascii="Helvetica" w:eastAsia="Helvetica" w:hAnsi="Helvetica" w:cs="Helvetica"/>
                <w:color w:val="000000"/>
                <w:sz w:val="20"/>
                <w:szCs w:val="20"/>
              </w:rPr>
              <w:t>41 (30, 50)</w:t>
            </w:r>
          </w:p>
        </w:tc>
        <w:tc>
          <w:tcPr>
            <w:tcW w:w="1800" w:type="dxa"/>
            <w:shd w:val="clear" w:color="auto" w:fill="EFEFEF"/>
            <w:tcMar>
              <w:top w:w="0" w:type="dxa"/>
              <w:left w:w="0" w:type="dxa"/>
              <w:bottom w:w="0" w:type="dxa"/>
              <w:right w:w="0" w:type="dxa"/>
            </w:tcMar>
            <w:vAlign w:val="center"/>
          </w:tcPr>
          <w:p w14:paraId="5CC42CAF" w14:textId="77777777" w:rsidR="00327C67" w:rsidRDefault="00725148">
            <w:pPr>
              <w:spacing w:before="100" w:after="100"/>
              <w:ind w:left="100" w:right="100"/>
            </w:pPr>
            <w:r>
              <w:rPr>
                <w:rFonts w:ascii="Helvetica" w:eastAsia="Helvetica" w:hAnsi="Helvetica" w:cs="Helvetica"/>
                <w:color w:val="000000"/>
                <w:sz w:val="20"/>
                <w:szCs w:val="20"/>
              </w:rPr>
              <w:t>42 (27, 56)</w:t>
            </w:r>
          </w:p>
        </w:tc>
        <w:tc>
          <w:tcPr>
            <w:tcW w:w="1800" w:type="dxa"/>
            <w:shd w:val="clear" w:color="auto" w:fill="EFEFEF"/>
            <w:tcMar>
              <w:top w:w="0" w:type="dxa"/>
              <w:left w:w="0" w:type="dxa"/>
              <w:bottom w:w="0" w:type="dxa"/>
              <w:right w:w="0" w:type="dxa"/>
            </w:tcMar>
            <w:vAlign w:val="center"/>
          </w:tcPr>
          <w:p w14:paraId="6CF32BCF" w14:textId="77777777" w:rsidR="00327C67" w:rsidRDefault="00725148">
            <w:pPr>
              <w:spacing w:before="100" w:after="100"/>
              <w:ind w:left="100" w:right="100"/>
            </w:pPr>
            <w:r>
              <w:rPr>
                <w:rFonts w:ascii="Helvetica" w:eastAsia="Helvetica" w:hAnsi="Helvetica" w:cs="Helvetica"/>
                <w:color w:val="000000"/>
                <w:sz w:val="20"/>
                <w:szCs w:val="20"/>
              </w:rPr>
              <w:t>40 (29, 48)</w:t>
            </w:r>
          </w:p>
        </w:tc>
        <w:tc>
          <w:tcPr>
            <w:tcW w:w="1800" w:type="dxa"/>
            <w:shd w:val="clear" w:color="auto" w:fill="EFEFEF"/>
            <w:tcMar>
              <w:top w:w="0" w:type="dxa"/>
              <w:left w:w="0" w:type="dxa"/>
              <w:bottom w:w="0" w:type="dxa"/>
              <w:right w:w="0" w:type="dxa"/>
            </w:tcMar>
            <w:vAlign w:val="center"/>
          </w:tcPr>
          <w:p w14:paraId="47E4962A" w14:textId="77777777" w:rsidR="00327C67" w:rsidRDefault="00725148">
            <w:pPr>
              <w:spacing w:before="100" w:after="100"/>
              <w:ind w:left="100" w:right="100"/>
            </w:pPr>
            <w:r>
              <w:rPr>
                <w:rFonts w:ascii="Helvetica" w:eastAsia="Helvetica" w:hAnsi="Helvetica" w:cs="Helvetica"/>
                <w:color w:val="000000"/>
                <w:sz w:val="20"/>
                <w:szCs w:val="20"/>
              </w:rPr>
              <w:t>42 (26, 56)</w:t>
            </w:r>
          </w:p>
        </w:tc>
        <w:tc>
          <w:tcPr>
            <w:tcW w:w="1800" w:type="dxa"/>
            <w:shd w:val="clear" w:color="auto" w:fill="EFEFEF"/>
            <w:tcMar>
              <w:top w:w="0" w:type="dxa"/>
              <w:left w:w="0" w:type="dxa"/>
              <w:bottom w:w="0" w:type="dxa"/>
              <w:right w:w="0" w:type="dxa"/>
            </w:tcMar>
            <w:vAlign w:val="center"/>
          </w:tcPr>
          <w:p w14:paraId="2761ADBD" w14:textId="77777777" w:rsidR="00327C67" w:rsidRDefault="00725148">
            <w:pPr>
              <w:spacing w:before="100" w:after="100"/>
              <w:ind w:left="100" w:right="100"/>
            </w:pPr>
            <w:r>
              <w:rPr>
                <w:rFonts w:ascii="Helvetica" w:eastAsia="Helvetica" w:hAnsi="Helvetica" w:cs="Helvetica"/>
                <w:color w:val="000000"/>
                <w:sz w:val="20"/>
                <w:szCs w:val="20"/>
              </w:rPr>
              <w:t>42 (29, 53)</w:t>
            </w:r>
          </w:p>
        </w:tc>
      </w:tr>
      <w:tr w:rsidR="00327C67" w14:paraId="2B603B65" w14:textId="77777777">
        <w:trPr>
          <w:cantSplit/>
          <w:jc w:val="center"/>
        </w:trPr>
        <w:tc>
          <w:tcPr>
            <w:tcW w:w="1800" w:type="dxa"/>
            <w:shd w:val="clear" w:color="auto" w:fill="FFFFFF"/>
            <w:tcMar>
              <w:top w:w="0" w:type="dxa"/>
              <w:left w:w="0" w:type="dxa"/>
              <w:bottom w:w="0" w:type="dxa"/>
              <w:right w:w="0" w:type="dxa"/>
            </w:tcMar>
          </w:tcPr>
          <w:p w14:paraId="2E9CCCFA" w14:textId="77777777" w:rsidR="00327C67" w:rsidRDefault="00725148">
            <w:pPr>
              <w:spacing w:before="100" w:after="100"/>
              <w:ind w:left="100" w:right="100"/>
            </w:pPr>
            <w:r>
              <w:rPr>
                <w:rFonts w:ascii="Helvetica" w:eastAsia="Helvetica" w:hAnsi="Helvetica" w:cs="Helvetica"/>
                <w:color w:val="000000"/>
                <w:sz w:val="20"/>
                <w:szCs w:val="20"/>
              </w:rPr>
              <w:t>HIV Positive</w:t>
            </w:r>
          </w:p>
        </w:tc>
        <w:tc>
          <w:tcPr>
            <w:tcW w:w="1800" w:type="dxa"/>
            <w:shd w:val="clear" w:color="auto" w:fill="FFFFFF"/>
            <w:tcMar>
              <w:top w:w="0" w:type="dxa"/>
              <w:left w:w="0" w:type="dxa"/>
              <w:bottom w:w="0" w:type="dxa"/>
              <w:right w:w="0" w:type="dxa"/>
            </w:tcMar>
            <w:vAlign w:val="center"/>
          </w:tcPr>
          <w:p w14:paraId="50706FE1" w14:textId="77777777" w:rsidR="00327C67" w:rsidRDefault="00725148">
            <w:pPr>
              <w:spacing w:before="100" w:after="100"/>
              <w:ind w:left="100" w:right="100"/>
            </w:pPr>
            <w:r>
              <w:rPr>
                <w:rFonts w:ascii="Helvetica" w:eastAsia="Helvetica" w:hAnsi="Helvetica" w:cs="Helvetica"/>
                <w:color w:val="000000"/>
                <w:sz w:val="20"/>
                <w:szCs w:val="20"/>
              </w:rPr>
              <w:t>26 (6.7%)</w:t>
            </w:r>
          </w:p>
        </w:tc>
        <w:tc>
          <w:tcPr>
            <w:tcW w:w="1800" w:type="dxa"/>
            <w:shd w:val="clear" w:color="auto" w:fill="FFFFFF"/>
            <w:tcMar>
              <w:top w:w="0" w:type="dxa"/>
              <w:left w:w="0" w:type="dxa"/>
              <w:bottom w:w="0" w:type="dxa"/>
              <w:right w:w="0" w:type="dxa"/>
            </w:tcMar>
            <w:vAlign w:val="center"/>
          </w:tcPr>
          <w:p w14:paraId="0480FB82" w14:textId="77777777" w:rsidR="00327C67" w:rsidRDefault="00725148">
            <w:pPr>
              <w:spacing w:before="100" w:after="100"/>
              <w:ind w:left="100" w:right="100"/>
            </w:pPr>
            <w:r>
              <w:rPr>
                <w:rFonts w:ascii="Helvetica" w:eastAsia="Helvetica" w:hAnsi="Helvetica" w:cs="Helvetica"/>
                <w:color w:val="000000"/>
                <w:sz w:val="20"/>
                <w:szCs w:val="20"/>
              </w:rPr>
              <w:t>25 (29%)</w:t>
            </w:r>
          </w:p>
        </w:tc>
        <w:tc>
          <w:tcPr>
            <w:tcW w:w="1800" w:type="dxa"/>
            <w:shd w:val="clear" w:color="auto" w:fill="FFFFFF"/>
            <w:tcMar>
              <w:top w:w="0" w:type="dxa"/>
              <w:left w:w="0" w:type="dxa"/>
              <w:bottom w:w="0" w:type="dxa"/>
              <w:right w:w="0" w:type="dxa"/>
            </w:tcMar>
            <w:vAlign w:val="center"/>
          </w:tcPr>
          <w:p w14:paraId="633D6BDD" w14:textId="77777777" w:rsidR="00327C67" w:rsidRDefault="00725148">
            <w:pPr>
              <w:spacing w:before="100" w:after="100"/>
              <w:ind w:left="100" w:right="100"/>
            </w:pPr>
            <w:r>
              <w:rPr>
                <w:rFonts w:ascii="Helvetica" w:eastAsia="Helvetica" w:hAnsi="Helvetica" w:cs="Helvetica"/>
                <w:color w:val="000000"/>
                <w:sz w:val="20"/>
                <w:szCs w:val="20"/>
              </w:rPr>
              <w:t>27 (6.7%)</w:t>
            </w:r>
          </w:p>
        </w:tc>
        <w:tc>
          <w:tcPr>
            <w:tcW w:w="1800" w:type="dxa"/>
            <w:shd w:val="clear" w:color="auto" w:fill="FFFFFF"/>
            <w:tcMar>
              <w:top w:w="0" w:type="dxa"/>
              <w:left w:w="0" w:type="dxa"/>
              <w:bottom w:w="0" w:type="dxa"/>
              <w:right w:w="0" w:type="dxa"/>
            </w:tcMar>
            <w:vAlign w:val="center"/>
          </w:tcPr>
          <w:p w14:paraId="465FDB9F" w14:textId="77777777" w:rsidR="00327C67" w:rsidRDefault="00725148">
            <w:pPr>
              <w:spacing w:before="100" w:after="100"/>
              <w:ind w:left="100" w:right="100"/>
            </w:pPr>
            <w:r>
              <w:rPr>
                <w:rFonts w:ascii="Helvetica" w:eastAsia="Helvetica" w:hAnsi="Helvetica" w:cs="Helvetica"/>
                <w:color w:val="000000"/>
                <w:sz w:val="20"/>
                <w:szCs w:val="20"/>
              </w:rPr>
              <w:t>24 (34%)</w:t>
            </w:r>
          </w:p>
        </w:tc>
        <w:tc>
          <w:tcPr>
            <w:tcW w:w="1800" w:type="dxa"/>
            <w:shd w:val="clear" w:color="auto" w:fill="FFFFFF"/>
            <w:tcMar>
              <w:top w:w="0" w:type="dxa"/>
              <w:left w:w="0" w:type="dxa"/>
              <w:bottom w:w="0" w:type="dxa"/>
              <w:right w:w="0" w:type="dxa"/>
            </w:tcMar>
            <w:vAlign w:val="center"/>
          </w:tcPr>
          <w:p w14:paraId="66793089" w14:textId="77777777" w:rsidR="00327C67" w:rsidRDefault="00725148">
            <w:pPr>
              <w:spacing w:before="100" w:after="100"/>
              <w:ind w:left="100" w:right="100"/>
            </w:pPr>
            <w:r>
              <w:rPr>
                <w:rFonts w:ascii="Helvetica" w:eastAsia="Helvetica" w:hAnsi="Helvetica" w:cs="Helvetica"/>
                <w:color w:val="000000"/>
                <w:sz w:val="20"/>
                <w:szCs w:val="20"/>
              </w:rPr>
              <w:t>18 (5.1%)</w:t>
            </w:r>
          </w:p>
        </w:tc>
        <w:tc>
          <w:tcPr>
            <w:tcW w:w="1800" w:type="dxa"/>
            <w:shd w:val="clear" w:color="auto" w:fill="FFFFFF"/>
            <w:tcMar>
              <w:top w:w="0" w:type="dxa"/>
              <w:left w:w="0" w:type="dxa"/>
              <w:bottom w:w="0" w:type="dxa"/>
              <w:right w:w="0" w:type="dxa"/>
            </w:tcMar>
            <w:vAlign w:val="center"/>
          </w:tcPr>
          <w:p w14:paraId="5247E670" w14:textId="77777777" w:rsidR="00327C67" w:rsidRDefault="00725148">
            <w:pPr>
              <w:spacing w:before="100" w:after="100"/>
              <w:ind w:left="100" w:right="100"/>
            </w:pPr>
            <w:r>
              <w:rPr>
                <w:rFonts w:ascii="Helvetica" w:eastAsia="Helvetica" w:hAnsi="Helvetica" w:cs="Helvetica"/>
                <w:color w:val="000000"/>
                <w:sz w:val="20"/>
                <w:szCs w:val="20"/>
              </w:rPr>
              <w:t>33 (27%)</w:t>
            </w:r>
          </w:p>
        </w:tc>
      </w:tr>
      <w:tr w:rsidR="00327C67" w14:paraId="5151A3C6" w14:textId="77777777">
        <w:trPr>
          <w:cantSplit/>
          <w:jc w:val="center"/>
        </w:trPr>
        <w:tc>
          <w:tcPr>
            <w:tcW w:w="1800" w:type="dxa"/>
            <w:shd w:val="clear" w:color="auto" w:fill="EFEFEF"/>
            <w:tcMar>
              <w:top w:w="0" w:type="dxa"/>
              <w:left w:w="0" w:type="dxa"/>
              <w:bottom w:w="0" w:type="dxa"/>
              <w:right w:w="0" w:type="dxa"/>
            </w:tcMar>
          </w:tcPr>
          <w:p w14:paraId="25D349F7"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35C94C04" w14:textId="77777777" w:rsidR="00327C67" w:rsidRDefault="00725148">
            <w:pPr>
              <w:spacing w:before="100" w:after="100"/>
              <w:ind w:left="100" w:right="100"/>
            </w:pPr>
            <w:r>
              <w:rPr>
                <w:rFonts w:ascii="Helvetica" w:eastAsia="Helvetica" w:hAnsi="Helvetica" w:cs="Helvetica"/>
                <w:color w:val="000000"/>
                <w:sz w:val="20"/>
                <w:szCs w:val="20"/>
              </w:rPr>
              <w:t>208</w:t>
            </w:r>
          </w:p>
        </w:tc>
        <w:tc>
          <w:tcPr>
            <w:tcW w:w="1800" w:type="dxa"/>
            <w:shd w:val="clear" w:color="auto" w:fill="EFEFEF"/>
            <w:tcMar>
              <w:top w:w="0" w:type="dxa"/>
              <w:left w:w="0" w:type="dxa"/>
              <w:bottom w:w="0" w:type="dxa"/>
              <w:right w:w="0" w:type="dxa"/>
            </w:tcMar>
            <w:vAlign w:val="center"/>
          </w:tcPr>
          <w:p w14:paraId="067613A4" w14:textId="77777777" w:rsidR="00327C67" w:rsidRDefault="00725148">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7ADC3A6A" w14:textId="77777777" w:rsidR="00327C67" w:rsidRDefault="00725148">
            <w:pPr>
              <w:spacing w:before="100" w:after="100"/>
              <w:ind w:left="100" w:right="100"/>
            </w:pPr>
            <w:r>
              <w:rPr>
                <w:rFonts w:ascii="Helvetica" w:eastAsia="Helvetica" w:hAnsi="Helvetica" w:cs="Helvetica"/>
                <w:color w:val="000000"/>
                <w:sz w:val="20"/>
                <w:szCs w:val="20"/>
              </w:rPr>
              <w:t>211</w:t>
            </w:r>
          </w:p>
        </w:tc>
        <w:tc>
          <w:tcPr>
            <w:tcW w:w="1800" w:type="dxa"/>
            <w:shd w:val="clear" w:color="auto" w:fill="EFEFEF"/>
            <w:tcMar>
              <w:top w:w="0" w:type="dxa"/>
              <w:left w:w="0" w:type="dxa"/>
              <w:bottom w:w="0" w:type="dxa"/>
              <w:right w:w="0" w:type="dxa"/>
            </w:tcMar>
            <w:vAlign w:val="center"/>
          </w:tcPr>
          <w:p w14:paraId="6DB9EB6B" w14:textId="77777777" w:rsidR="00327C67" w:rsidRDefault="00725148">
            <w:pPr>
              <w:spacing w:before="100" w:after="100"/>
              <w:ind w:left="100" w:right="100"/>
            </w:pPr>
            <w:r>
              <w:rPr>
                <w:rFonts w:ascii="Helvetica" w:eastAsia="Helvetica" w:hAnsi="Helvetica" w:cs="Helvetica"/>
                <w:color w:val="000000"/>
                <w:sz w:val="20"/>
                <w:szCs w:val="20"/>
              </w:rPr>
              <w:t>3</w:t>
            </w:r>
          </w:p>
        </w:tc>
        <w:tc>
          <w:tcPr>
            <w:tcW w:w="1800" w:type="dxa"/>
            <w:shd w:val="clear" w:color="auto" w:fill="EFEFEF"/>
            <w:tcMar>
              <w:top w:w="0" w:type="dxa"/>
              <w:left w:w="0" w:type="dxa"/>
              <w:bottom w:w="0" w:type="dxa"/>
              <w:right w:w="0" w:type="dxa"/>
            </w:tcMar>
            <w:vAlign w:val="center"/>
          </w:tcPr>
          <w:p w14:paraId="10894BE7" w14:textId="77777777" w:rsidR="00327C67" w:rsidRDefault="00725148">
            <w:pPr>
              <w:spacing w:before="100" w:after="100"/>
              <w:ind w:left="100" w:right="100"/>
            </w:pPr>
            <w:r>
              <w:rPr>
                <w:rFonts w:ascii="Helvetica" w:eastAsia="Helvetica" w:hAnsi="Helvetica" w:cs="Helvetica"/>
                <w:color w:val="000000"/>
                <w:sz w:val="20"/>
                <w:szCs w:val="20"/>
              </w:rPr>
              <w:t>202</w:t>
            </w:r>
          </w:p>
        </w:tc>
        <w:tc>
          <w:tcPr>
            <w:tcW w:w="1800" w:type="dxa"/>
            <w:shd w:val="clear" w:color="auto" w:fill="EFEFEF"/>
            <w:tcMar>
              <w:top w:w="0" w:type="dxa"/>
              <w:left w:w="0" w:type="dxa"/>
              <w:bottom w:w="0" w:type="dxa"/>
              <w:right w:w="0" w:type="dxa"/>
            </w:tcMar>
            <w:vAlign w:val="center"/>
          </w:tcPr>
          <w:p w14:paraId="7E31A346" w14:textId="77777777" w:rsidR="00327C67" w:rsidRDefault="00725148">
            <w:pPr>
              <w:spacing w:before="100" w:after="100"/>
              <w:ind w:left="100" w:right="100"/>
            </w:pPr>
            <w:r>
              <w:rPr>
                <w:rFonts w:ascii="Helvetica" w:eastAsia="Helvetica" w:hAnsi="Helvetica" w:cs="Helvetica"/>
                <w:color w:val="000000"/>
                <w:sz w:val="20"/>
                <w:szCs w:val="20"/>
              </w:rPr>
              <w:t>12</w:t>
            </w:r>
          </w:p>
        </w:tc>
      </w:tr>
      <w:tr w:rsidR="00327C67" w14:paraId="19A72F63" w14:textId="77777777">
        <w:trPr>
          <w:cantSplit/>
          <w:jc w:val="center"/>
        </w:trPr>
        <w:tc>
          <w:tcPr>
            <w:tcW w:w="1800" w:type="dxa"/>
            <w:shd w:val="clear" w:color="auto" w:fill="FFFFFF"/>
            <w:tcMar>
              <w:top w:w="0" w:type="dxa"/>
              <w:left w:w="0" w:type="dxa"/>
              <w:bottom w:w="0" w:type="dxa"/>
              <w:right w:w="0" w:type="dxa"/>
            </w:tcMar>
          </w:tcPr>
          <w:p w14:paraId="4404B9C6" w14:textId="77777777" w:rsidR="00327C67" w:rsidRDefault="00725148">
            <w:pPr>
              <w:spacing w:before="100" w:after="100"/>
              <w:ind w:left="100" w:right="100"/>
            </w:pPr>
            <w:r>
              <w:rPr>
                <w:rFonts w:ascii="Helvetica" w:eastAsia="Helvetica" w:hAnsi="Helvetica" w:cs="Helvetica"/>
                <w:color w:val="000000"/>
                <w:sz w:val="20"/>
                <w:szCs w:val="20"/>
              </w:rPr>
              <w:t>Diabetes</w:t>
            </w:r>
          </w:p>
        </w:tc>
        <w:tc>
          <w:tcPr>
            <w:tcW w:w="1800" w:type="dxa"/>
            <w:shd w:val="clear" w:color="auto" w:fill="FFFFFF"/>
            <w:tcMar>
              <w:top w:w="0" w:type="dxa"/>
              <w:left w:w="0" w:type="dxa"/>
              <w:bottom w:w="0" w:type="dxa"/>
              <w:right w:w="0" w:type="dxa"/>
            </w:tcMar>
            <w:vAlign w:val="center"/>
          </w:tcPr>
          <w:p w14:paraId="0457A86A" w14:textId="77777777" w:rsidR="00327C67" w:rsidRDefault="00725148">
            <w:pPr>
              <w:spacing w:before="100" w:after="100"/>
              <w:ind w:left="100" w:right="100"/>
            </w:pPr>
            <w:r>
              <w:rPr>
                <w:rFonts w:ascii="Helvetica" w:eastAsia="Helvetica" w:hAnsi="Helvetica" w:cs="Helvetica"/>
                <w:color w:val="000000"/>
                <w:sz w:val="20"/>
                <w:szCs w:val="20"/>
              </w:rPr>
              <w:t>37 (6.2%)</w:t>
            </w:r>
          </w:p>
        </w:tc>
        <w:tc>
          <w:tcPr>
            <w:tcW w:w="1800" w:type="dxa"/>
            <w:shd w:val="clear" w:color="auto" w:fill="FFFFFF"/>
            <w:tcMar>
              <w:top w:w="0" w:type="dxa"/>
              <w:left w:w="0" w:type="dxa"/>
              <w:bottom w:w="0" w:type="dxa"/>
              <w:right w:w="0" w:type="dxa"/>
            </w:tcMar>
            <w:vAlign w:val="center"/>
          </w:tcPr>
          <w:p w14:paraId="31E4A8ED" w14:textId="77777777" w:rsidR="00327C67" w:rsidRDefault="00725148">
            <w:pPr>
              <w:spacing w:before="100" w:after="100"/>
              <w:ind w:left="100" w:right="100"/>
            </w:pPr>
            <w:r>
              <w:rPr>
                <w:rFonts w:ascii="Helvetica" w:eastAsia="Helvetica" w:hAnsi="Helvetica" w:cs="Helvetica"/>
                <w:color w:val="000000"/>
                <w:sz w:val="20"/>
                <w:szCs w:val="20"/>
              </w:rPr>
              <w:t>2 (2.2%)</w:t>
            </w:r>
          </w:p>
        </w:tc>
        <w:tc>
          <w:tcPr>
            <w:tcW w:w="1800" w:type="dxa"/>
            <w:shd w:val="clear" w:color="auto" w:fill="FFFFFF"/>
            <w:tcMar>
              <w:top w:w="0" w:type="dxa"/>
              <w:left w:w="0" w:type="dxa"/>
              <w:bottom w:w="0" w:type="dxa"/>
              <w:right w:w="0" w:type="dxa"/>
            </w:tcMar>
            <w:vAlign w:val="center"/>
          </w:tcPr>
          <w:p w14:paraId="2C314B57" w14:textId="77777777" w:rsidR="00327C67" w:rsidRDefault="00725148">
            <w:pPr>
              <w:spacing w:before="100" w:after="100"/>
              <w:ind w:left="100" w:right="100"/>
            </w:pPr>
            <w:r>
              <w:rPr>
                <w:rFonts w:ascii="Helvetica" w:eastAsia="Helvetica" w:hAnsi="Helvetica" w:cs="Helvetica"/>
                <w:color w:val="000000"/>
                <w:sz w:val="20"/>
                <w:szCs w:val="20"/>
              </w:rPr>
              <w:t>39 (6.4%)</w:t>
            </w:r>
          </w:p>
        </w:tc>
        <w:tc>
          <w:tcPr>
            <w:tcW w:w="1800" w:type="dxa"/>
            <w:shd w:val="clear" w:color="auto" w:fill="FFFFFF"/>
            <w:tcMar>
              <w:top w:w="0" w:type="dxa"/>
              <w:left w:w="0" w:type="dxa"/>
              <w:bottom w:w="0" w:type="dxa"/>
              <w:right w:w="0" w:type="dxa"/>
            </w:tcMar>
            <w:vAlign w:val="center"/>
          </w:tcPr>
          <w:p w14:paraId="7A2407C4" w14:textId="77777777" w:rsidR="00327C67" w:rsidRDefault="00725148">
            <w:pPr>
              <w:spacing w:before="100" w:after="100"/>
              <w:ind w:left="100" w:right="100"/>
            </w:pPr>
            <w:r>
              <w:rPr>
                <w:rFonts w:ascii="Helvetica" w:eastAsia="Helvetica" w:hAnsi="Helvetica" w:cs="Helvetica"/>
                <w:color w:val="000000"/>
                <w:sz w:val="20"/>
                <w:szCs w:val="20"/>
              </w:rPr>
              <w:t>0 (0%)</w:t>
            </w:r>
          </w:p>
        </w:tc>
        <w:tc>
          <w:tcPr>
            <w:tcW w:w="1800" w:type="dxa"/>
            <w:shd w:val="clear" w:color="auto" w:fill="FFFFFF"/>
            <w:tcMar>
              <w:top w:w="0" w:type="dxa"/>
              <w:left w:w="0" w:type="dxa"/>
              <w:bottom w:w="0" w:type="dxa"/>
              <w:right w:w="0" w:type="dxa"/>
            </w:tcMar>
            <w:vAlign w:val="center"/>
          </w:tcPr>
          <w:p w14:paraId="534AEF20" w14:textId="77777777" w:rsidR="00327C67" w:rsidRDefault="00725148">
            <w:pPr>
              <w:spacing w:before="100" w:after="100"/>
              <w:ind w:left="100" w:right="100"/>
            </w:pPr>
            <w:r>
              <w:rPr>
                <w:rFonts w:ascii="Helvetica" w:eastAsia="Helvetica" w:hAnsi="Helvetica" w:cs="Helvetica"/>
                <w:color w:val="000000"/>
                <w:sz w:val="20"/>
                <w:szCs w:val="20"/>
              </w:rPr>
              <w:t>35 (6.3%)</w:t>
            </w:r>
          </w:p>
        </w:tc>
        <w:tc>
          <w:tcPr>
            <w:tcW w:w="1800" w:type="dxa"/>
            <w:shd w:val="clear" w:color="auto" w:fill="FFFFFF"/>
            <w:tcMar>
              <w:top w:w="0" w:type="dxa"/>
              <w:left w:w="0" w:type="dxa"/>
              <w:bottom w:w="0" w:type="dxa"/>
              <w:right w:w="0" w:type="dxa"/>
            </w:tcMar>
            <w:vAlign w:val="center"/>
          </w:tcPr>
          <w:p w14:paraId="7CC48174" w14:textId="77777777" w:rsidR="00327C67" w:rsidRDefault="00725148">
            <w:pPr>
              <w:spacing w:before="100" w:after="100"/>
              <w:ind w:left="100" w:right="100"/>
            </w:pPr>
            <w:r>
              <w:rPr>
                <w:rFonts w:ascii="Helvetica" w:eastAsia="Helvetica" w:hAnsi="Helvetica" w:cs="Helvetica"/>
                <w:color w:val="000000"/>
                <w:sz w:val="20"/>
                <w:szCs w:val="20"/>
              </w:rPr>
              <w:t>4 (3.0%)</w:t>
            </w:r>
          </w:p>
        </w:tc>
      </w:tr>
      <w:tr w:rsidR="00327C67" w14:paraId="2C1801AE" w14:textId="77777777">
        <w:trPr>
          <w:cantSplit/>
          <w:jc w:val="center"/>
        </w:trPr>
        <w:tc>
          <w:tcPr>
            <w:tcW w:w="1800" w:type="dxa"/>
            <w:shd w:val="clear" w:color="auto" w:fill="EFEFEF"/>
            <w:tcMar>
              <w:top w:w="0" w:type="dxa"/>
              <w:left w:w="0" w:type="dxa"/>
              <w:bottom w:w="0" w:type="dxa"/>
              <w:right w:w="0" w:type="dxa"/>
            </w:tcMar>
          </w:tcPr>
          <w:p w14:paraId="3DD1A056" w14:textId="77777777" w:rsidR="00327C67" w:rsidRDefault="00725148">
            <w:pPr>
              <w:spacing w:before="100" w:after="100"/>
              <w:ind w:left="100" w:right="100"/>
            </w:pPr>
            <w:r>
              <w:rPr>
                <w:rFonts w:ascii="Helvetica" w:eastAsia="Helvetica" w:hAnsi="Helvetica" w:cs="Helvetica"/>
                <w:color w:val="000000"/>
                <w:sz w:val="20"/>
                <w:szCs w:val="20"/>
              </w:rPr>
              <w:t>Day from onset</w:t>
            </w:r>
          </w:p>
        </w:tc>
        <w:tc>
          <w:tcPr>
            <w:tcW w:w="1800" w:type="dxa"/>
            <w:shd w:val="clear" w:color="auto" w:fill="EFEFEF"/>
            <w:tcMar>
              <w:top w:w="0" w:type="dxa"/>
              <w:left w:w="0" w:type="dxa"/>
              <w:bottom w:w="0" w:type="dxa"/>
              <w:right w:w="0" w:type="dxa"/>
            </w:tcMar>
            <w:vAlign w:val="center"/>
          </w:tcPr>
          <w:p w14:paraId="2E00E600" w14:textId="77777777" w:rsidR="00327C67" w:rsidRDefault="00725148">
            <w:pPr>
              <w:spacing w:before="100" w:after="100"/>
              <w:ind w:left="100" w:right="100"/>
            </w:pPr>
            <w:r>
              <w:rPr>
                <w:rFonts w:ascii="Helvetica" w:eastAsia="Helvetica" w:hAnsi="Helvetica" w:cs="Helvetica"/>
                <w:color w:val="000000"/>
                <w:sz w:val="20"/>
                <w:szCs w:val="20"/>
              </w:rPr>
              <w:t>10 (4, 11)</w:t>
            </w:r>
          </w:p>
        </w:tc>
        <w:tc>
          <w:tcPr>
            <w:tcW w:w="1800" w:type="dxa"/>
            <w:shd w:val="clear" w:color="auto" w:fill="EFEFEF"/>
            <w:tcMar>
              <w:top w:w="0" w:type="dxa"/>
              <w:left w:w="0" w:type="dxa"/>
              <w:bottom w:w="0" w:type="dxa"/>
              <w:right w:w="0" w:type="dxa"/>
            </w:tcMar>
            <w:vAlign w:val="center"/>
          </w:tcPr>
          <w:p w14:paraId="738450E8" w14:textId="77777777" w:rsidR="00327C67" w:rsidRDefault="00725148">
            <w:pPr>
              <w:spacing w:before="100" w:after="100"/>
              <w:ind w:left="100" w:right="100"/>
            </w:pPr>
            <w:r>
              <w:rPr>
                <w:rFonts w:ascii="Helvetica" w:eastAsia="Helvetica" w:hAnsi="Helvetica" w:cs="Helvetica"/>
                <w:color w:val="000000"/>
                <w:sz w:val="20"/>
                <w:szCs w:val="20"/>
              </w:rPr>
              <w:t>19 (10, 20)</w:t>
            </w:r>
          </w:p>
        </w:tc>
        <w:tc>
          <w:tcPr>
            <w:tcW w:w="1800" w:type="dxa"/>
            <w:shd w:val="clear" w:color="auto" w:fill="EFEFEF"/>
            <w:tcMar>
              <w:top w:w="0" w:type="dxa"/>
              <w:left w:w="0" w:type="dxa"/>
              <w:bottom w:w="0" w:type="dxa"/>
              <w:right w:w="0" w:type="dxa"/>
            </w:tcMar>
            <w:vAlign w:val="center"/>
          </w:tcPr>
          <w:p w14:paraId="3620DC5A" w14:textId="77777777" w:rsidR="00327C67" w:rsidRDefault="00725148">
            <w:pPr>
              <w:spacing w:before="100" w:after="100"/>
              <w:ind w:left="100" w:right="100"/>
            </w:pPr>
            <w:r>
              <w:rPr>
                <w:rFonts w:ascii="Helvetica" w:eastAsia="Helvetica" w:hAnsi="Helvetica" w:cs="Helvetica"/>
                <w:color w:val="000000"/>
                <w:sz w:val="20"/>
                <w:szCs w:val="20"/>
              </w:rPr>
              <w:t>10 (4, 11)</w:t>
            </w:r>
          </w:p>
        </w:tc>
        <w:tc>
          <w:tcPr>
            <w:tcW w:w="1800" w:type="dxa"/>
            <w:shd w:val="clear" w:color="auto" w:fill="EFEFEF"/>
            <w:tcMar>
              <w:top w:w="0" w:type="dxa"/>
              <w:left w:w="0" w:type="dxa"/>
              <w:bottom w:w="0" w:type="dxa"/>
              <w:right w:w="0" w:type="dxa"/>
            </w:tcMar>
            <w:vAlign w:val="center"/>
          </w:tcPr>
          <w:p w14:paraId="25B23D24" w14:textId="77777777" w:rsidR="00327C67" w:rsidRDefault="00725148">
            <w:pPr>
              <w:spacing w:before="100" w:after="100"/>
              <w:ind w:left="100" w:right="100"/>
            </w:pPr>
            <w:r>
              <w:rPr>
                <w:rFonts w:ascii="Helvetica" w:eastAsia="Helvetica" w:hAnsi="Helvetica" w:cs="Helvetica"/>
                <w:color w:val="000000"/>
                <w:sz w:val="20"/>
                <w:szCs w:val="20"/>
              </w:rPr>
              <w:t>20 (11, 22)</w:t>
            </w:r>
          </w:p>
        </w:tc>
        <w:tc>
          <w:tcPr>
            <w:tcW w:w="1800" w:type="dxa"/>
            <w:shd w:val="clear" w:color="auto" w:fill="EFEFEF"/>
            <w:tcMar>
              <w:top w:w="0" w:type="dxa"/>
              <w:left w:w="0" w:type="dxa"/>
              <w:bottom w:w="0" w:type="dxa"/>
              <w:right w:w="0" w:type="dxa"/>
            </w:tcMar>
            <w:vAlign w:val="center"/>
          </w:tcPr>
          <w:p w14:paraId="41E05CC1" w14:textId="77777777" w:rsidR="00327C67" w:rsidRDefault="00725148">
            <w:pPr>
              <w:spacing w:before="100" w:after="100"/>
              <w:ind w:left="100" w:right="100"/>
            </w:pPr>
            <w:r>
              <w:rPr>
                <w:rFonts w:ascii="Helvetica" w:eastAsia="Helvetica" w:hAnsi="Helvetica" w:cs="Helvetica"/>
                <w:color w:val="000000"/>
                <w:sz w:val="20"/>
                <w:szCs w:val="20"/>
              </w:rPr>
              <w:t>10 (4, 11)</w:t>
            </w:r>
          </w:p>
        </w:tc>
        <w:tc>
          <w:tcPr>
            <w:tcW w:w="1800" w:type="dxa"/>
            <w:shd w:val="clear" w:color="auto" w:fill="EFEFEF"/>
            <w:tcMar>
              <w:top w:w="0" w:type="dxa"/>
              <w:left w:w="0" w:type="dxa"/>
              <w:bottom w:w="0" w:type="dxa"/>
              <w:right w:w="0" w:type="dxa"/>
            </w:tcMar>
            <w:vAlign w:val="center"/>
          </w:tcPr>
          <w:p w14:paraId="57532750" w14:textId="77777777" w:rsidR="00327C67" w:rsidRDefault="00725148">
            <w:pPr>
              <w:spacing w:before="100" w:after="100"/>
              <w:ind w:left="100" w:right="100"/>
            </w:pPr>
            <w:r>
              <w:rPr>
                <w:rFonts w:ascii="Helvetica" w:eastAsia="Helvetica" w:hAnsi="Helvetica" w:cs="Helvetica"/>
                <w:color w:val="000000"/>
                <w:sz w:val="20"/>
                <w:szCs w:val="20"/>
              </w:rPr>
              <w:t>16 (8, 17)</w:t>
            </w:r>
          </w:p>
        </w:tc>
      </w:tr>
      <w:tr w:rsidR="00327C67" w14:paraId="43F72D4F" w14:textId="77777777">
        <w:trPr>
          <w:cantSplit/>
          <w:jc w:val="center"/>
        </w:trPr>
        <w:tc>
          <w:tcPr>
            <w:tcW w:w="1800" w:type="dxa"/>
            <w:shd w:val="clear" w:color="auto" w:fill="FFFFFF"/>
            <w:tcMar>
              <w:top w:w="0" w:type="dxa"/>
              <w:left w:w="0" w:type="dxa"/>
              <w:bottom w:w="0" w:type="dxa"/>
              <w:right w:w="0" w:type="dxa"/>
            </w:tcMar>
          </w:tcPr>
          <w:p w14:paraId="30052CFB"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519B5892" w14:textId="77777777" w:rsidR="00327C67" w:rsidRDefault="00725148">
            <w:pPr>
              <w:spacing w:before="100" w:after="100"/>
              <w:ind w:left="100" w:right="100"/>
            </w:pPr>
            <w:r>
              <w:rPr>
                <w:rFonts w:ascii="Helvetica" w:eastAsia="Helvetica" w:hAnsi="Helvetica" w:cs="Helvetica"/>
                <w:color w:val="000000"/>
                <w:sz w:val="20"/>
                <w:szCs w:val="20"/>
              </w:rPr>
              <w:t>21</w:t>
            </w:r>
          </w:p>
        </w:tc>
        <w:tc>
          <w:tcPr>
            <w:tcW w:w="1800" w:type="dxa"/>
            <w:shd w:val="clear" w:color="auto" w:fill="FFFFFF"/>
            <w:tcMar>
              <w:top w:w="0" w:type="dxa"/>
              <w:left w:w="0" w:type="dxa"/>
              <w:bottom w:w="0" w:type="dxa"/>
              <w:right w:w="0" w:type="dxa"/>
            </w:tcMar>
            <w:vAlign w:val="center"/>
          </w:tcPr>
          <w:p w14:paraId="4FA1CC81" w14:textId="77777777" w:rsidR="00327C67" w:rsidRDefault="00725148">
            <w:pPr>
              <w:spacing w:before="100" w:after="100"/>
              <w:ind w:left="100" w:right="100"/>
            </w:pPr>
            <w:r>
              <w:rPr>
                <w:rFonts w:ascii="Helvetica" w:eastAsia="Helvetica" w:hAnsi="Helvetica" w:cs="Helvetica"/>
                <w:color w:val="000000"/>
                <w:sz w:val="20"/>
                <w:szCs w:val="20"/>
              </w:rPr>
              <w:t>8</w:t>
            </w:r>
          </w:p>
        </w:tc>
        <w:tc>
          <w:tcPr>
            <w:tcW w:w="1800" w:type="dxa"/>
            <w:shd w:val="clear" w:color="auto" w:fill="FFFFFF"/>
            <w:tcMar>
              <w:top w:w="0" w:type="dxa"/>
              <w:left w:w="0" w:type="dxa"/>
              <w:bottom w:w="0" w:type="dxa"/>
              <w:right w:w="0" w:type="dxa"/>
            </w:tcMar>
            <w:vAlign w:val="center"/>
          </w:tcPr>
          <w:p w14:paraId="0D2F472F" w14:textId="77777777" w:rsidR="00327C67" w:rsidRDefault="00725148">
            <w:pPr>
              <w:spacing w:before="100" w:after="100"/>
              <w:ind w:left="100" w:right="100"/>
            </w:pPr>
            <w:r>
              <w:rPr>
                <w:rFonts w:ascii="Helvetica" w:eastAsia="Helvetica" w:hAnsi="Helvetica" w:cs="Helvetica"/>
                <w:color w:val="000000"/>
                <w:sz w:val="20"/>
                <w:szCs w:val="20"/>
              </w:rPr>
              <w:t>22</w:t>
            </w:r>
          </w:p>
        </w:tc>
        <w:tc>
          <w:tcPr>
            <w:tcW w:w="1800" w:type="dxa"/>
            <w:shd w:val="clear" w:color="auto" w:fill="FFFFFF"/>
            <w:tcMar>
              <w:top w:w="0" w:type="dxa"/>
              <w:left w:w="0" w:type="dxa"/>
              <w:bottom w:w="0" w:type="dxa"/>
              <w:right w:w="0" w:type="dxa"/>
            </w:tcMar>
            <w:vAlign w:val="center"/>
          </w:tcPr>
          <w:p w14:paraId="69CA9323" w14:textId="77777777" w:rsidR="00327C67" w:rsidRDefault="00725148">
            <w:pPr>
              <w:spacing w:before="100" w:after="100"/>
              <w:ind w:left="100" w:right="100"/>
            </w:pPr>
            <w:r>
              <w:rPr>
                <w:rFonts w:ascii="Helvetica" w:eastAsia="Helvetica" w:hAnsi="Helvetica" w:cs="Helvetica"/>
                <w:color w:val="000000"/>
                <w:sz w:val="20"/>
                <w:szCs w:val="20"/>
              </w:rPr>
              <w:t>7</w:t>
            </w:r>
          </w:p>
        </w:tc>
        <w:tc>
          <w:tcPr>
            <w:tcW w:w="1800" w:type="dxa"/>
            <w:shd w:val="clear" w:color="auto" w:fill="FFFFFF"/>
            <w:tcMar>
              <w:top w:w="0" w:type="dxa"/>
              <w:left w:w="0" w:type="dxa"/>
              <w:bottom w:w="0" w:type="dxa"/>
              <w:right w:w="0" w:type="dxa"/>
            </w:tcMar>
            <w:vAlign w:val="center"/>
          </w:tcPr>
          <w:p w14:paraId="1B7BA758" w14:textId="77777777" w:rsidR="00327C67" w:rsidRDefault="00725148">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71CF9795" w14:textId="77777777" w:rsidR="00327C67" w:rsidRDefault="00725148">
            <w:pPr>
              <w:spacing w:before="100" w:after="100"/>
              <w:ind w:left="100" w:right="100"/>
            </w:pPr>
            <w:r>
              <w:rPr>
                <w:rFonts w:ascii="Helvetica" w:eastAsia="Helvetica" w:hAnsi="Helvetica" w:cs="Helvetica"/>
                <w:color w:val="000000"/>
                <w:sz w:val="20"/>
                <w:szCs w:val="20"/>
              </w:rPr>
              <w:t>10</w:t>
            </w:r>
          </w:p>
        </w:tc>
      </w:tr>
      <w:tr w:rsidR="00327C67" w14:paraId="6FDB9472" w14:textId="77777777">
        <w:trPr>
          <w:cantSplit/>
          <w:jc w:val="center"/>
        </w:trPr>
        <w:tc>
          <w:tcPr>
            <w:tcW w:w="1800" w:type="dxa"/>
            <w:shd w:val="clear" w:color="auto" w:fill="EFEFEF"/>
            <w:tcMar>
              <w:top w:w="0" w:type="dxa"/>
              <w:left w:w="0" w:type="dxa"/>
              <w:bottom w:w="0" w:type="dxa"/>
              <w:right w:w="0" w:type="dxa"/>
            </w:tcMar>
          </w:tcPr>
          <w:p w14:paraId="7C92050A" w14:textId="77777777" w:rsidR="00327C67" w:rsidRDefault="00725148">
            <w:pPr>
              <w:spacing w:before="100" w:after="100"/>
              <w:ind w:left="100" w:right="100"/>
            </w:pPr>
            <w:r>
              <w:rPr>
                <w:rFonts w:ascii="Helvetica" w:eastAsia="Helvetica" w:hAnsi="Helvetica" w:cs="Helvetica"/>
                <w:color w:val="000000"/>
                <w:sz w:val="20"/>
                <w:szCs w:val="20"/>
              </w:rPr>
              <w:t>TB-suggested symptoms</w:t>
            </w:r>
          </w:p>
        </w:tc>
        <w:tc>
          <w:tcPr>
            <w:tcW w:w="1800" w:type="dxa"/>
            <w:shd w:val="clear" w:color="auto" w:fill="EFEFEF"/>
            <w:tcMar>
              <w:top w:w="0" w:type="dxa"/>
              <w:left w:w="0" w:type="dxa"/>
              <w:bottom w:w="0" w:type="dxa"/>
              <w:right w:w="0" w:type="dxa"/>
            </w:tcMar>
            <w:vAlign w:val="center"/>
          </w:tcPr>
          <w:p w14:paraId="08D84C91" w14:textId="77777777" w:rsidR="00327C67" w:rsidRDefault="00725148">
            <w:pPr>
              <w:spacing w:before="100" w:after="100"/>
              <w:ind w:left="100" w:right="100"/>
            </w:pPr>
            <w:r>
              <w:rPr>
                <w:rFonts w:ascii="Helvetica" w:eastAsia="Helvetica" w:hAnsi="Helvetica" w:cs="Helvetica"/>
                <w:color w:val="000000"/>
                <w:sz w:val="20"/>
                <w:szCs w:val="20"/>
              </w:rPr>
              <w:t>82 (23%)</w:t>
            </w:r>
          </w:p>
        </w:tc>
        <w:tc>
          <w:tcPr>
            <w:tcW w:w="1800" w:type="dxa"/>
            <w:shd w:val="clear" w:color="auto" w:fill="EFEFEF"/>
            <w:tcMar>
              <w:top w:w="0" w:type="dxa"/>
              <w:left w:w="0" w:type="dxa"/>
              <w:bottom w:w="0" w:type="dxa"/>
              <w:right w:w="0" w:type="dxa"/>
            </w:tcMar>
            <w:vAlign w:val="center"/>
          </w:tcPr>
          <w:p w14:paraId="6CFE1AEF" w14:textId="77777777" w:rsidR="00327C67" w:rsidRDefault="00725148">
            <w:pPr>
              <w:spacing w:before="100" w:after="100"/>
              <w:ind w:left="100" w:right="100"/>
            </w:pPr>
            <w:r>
              <w:rPr>
                <w:rFonts w:ascii="Helvetica" w:eastAsia="Helvetica" w:hAnsi="Helvetica" w:cs="Helvetica"/>
                <w:color w:val="000000"/>
                <w:sz w:val="20"/>
                <w:szCs w:val="20"/>
              </w:rPr>
              <w:t>39 (67%)</w:t>
            </w:r>
          </w:p>
        </w:tc>
        <w:tc>
          <w:tcPr>
            <w:tcW w:w="1800" w:type="dxa"/>
            <w:shd w:val="clear" w:color="auto" w:fill="EFEFEF"/>
            <w:tcMar>
              <w:top w:w="0" w:type="dxa"/>
              <w:left w:w="0" w:type="dxa"/>
              <w:bottom w:w="0" w:type="dxa"/>
              <w:right w:w="0" w:type="dxa"/>
            </w:tcMar>
            <w:vAlign w:val="center"/>
          </w:tcPr>
          <w:p w14:paraId="6B5C2EDE" w14:textId="77777777" w:rsidR="00327C67" w:rsidRDefault="00725148">
            <w:pPr>
              <w:spacing w:before="100" w:after="100"/>
              <w:ind w:left="100" w:right="100"/>
            </w:pPr>
            <w:r>
              <w:rPr>
                <w:rFonts w:ascii="Helvetica" w:eastAsia="Helvetica" w:hAnsi="Helvetica" w:cs="Helvetica"/>
                <w:color w:val="000000"/>
                <w:sz w:val="20"/>
                <w:szCs w:val="20"/>
              </w:rPr>
              <w:t>86 (24%)</w:t>
            </w:r>
          </w:p>
        </w:tc>
        <w:tc>
          <w:tcPr>
            <w:tcW w:w="1800" w:type="dxa"/>
            <w:shd w:val="clear" w:color="auto" w:fill="EFEFEF"/>
            <w:tcMar>
              <w:top w:w="0" w:type="dxa"/>
              <w:left w:w="0" w:type="dxa"/>
              <w:bottom w:w="0" w:type="dxa"/>
              <w:right w:w="0" w:type="dxa"/>
            </w:tcMar>
            <w:vAlign w:val="center"/>
          </w:tcPr>
          <w:p w14:paraId="4A7EF827" w14:textId="77777777" w:rsidR="00327C67" w:rsidRDefault="00725148">
            <w:pPr>
              <w:spacing w:before="100" w:after="100"/>
              <w:ind w:left="100" w:right="100"/>
            </w:pPr>
            <w:r>
              <w:rPr>
                <w:rFonts w:ascii="Helvetica" w:eastAsia="Helvetica" w:hAnsi="Helvetica" w:cs="Helvetica"/>
                <w:color w:val="000000"/>
                <w:sz w:val="20"/>
                <w:szCs w:val="20"/>
              </w:rPr>
              <w:t>35 (71%)</w:t>
            </w:r>
          </w:p>
        </w:tc>
        <w:tc>
          <w:tcPr>
            <w:tcW w:w="1800" w:type="dxa"/>
            <w:shd w:val="clear" w:color="auto" w:fill="EFEFEF"/>
            <w:tcMar>
              <w:top w:w="0" w:type="dxa"/>
              <w:left w:w="0" w:type="dxa"/>
              <w:bottom w:w="0" w:type="dxa"/>
              <w:right w:w="0" w:type="dxa"/>
            </w:tcMar>
            <w:vAlign w:val="center"/>
          </w:tcPr>
          <w:p w14:paraId="0402D39A" w14:textId="77777777" w:rsidR="00327C67" w:rsidRDefault="00725148">
            <w:pPr>
              <w:spacing w:before="100" w:after="100"/>
              <w:ind w:left="100" w:right="100"/>
            </w:pPr>
            <w:r>
              <w:rPr>
                <w:rFonts w:ascii="Helvetica" w:eastAsia="Helvetica" w:hAnsi="Helvetica" w:cs="Helvetica"/>
                <w:color w:val="000000"/>
                <w:sz w:val="20"/>
                <w:szCs w:val="20"/>
              </w:rPr>
              <w:t>66 (20%)</w:t>
            </w:r>
          </w:p>
        </w:tc>
        <w:tc>
          <w:tcPr>
            <w:tcW w:w="1800" w:type="dxa"/>
            <w:shd w:val="clear" w:color="auto" w:fill="EFEFEF"/>
            <w:tcMar>
              <w:top w:w="0" w:type="dxa"/>
              <w:left w:w="0" w:type="dxa"/>
              <w:bottom w:w="0" w:type="dxa"/>
              <w:right w:w="0" w:type="dxa"/>
            </w:tcMar>
            <w:vAlign w:val="center"/>
          </w:tcPr>
          <w:p w14:paraId="7B7C6FD7" w14:textId="77777777" w:rsidR="00327C67" w:rsidRDefault="00725148">
            <w:pPr>
              <w:spacing w:before="100" w:after="100"/>
              <w:ind w:left="100" w:right="100"/>
            </w:pPr>
            <w:r>
              <w:rPr>
                <w:rFonts w:ascii="Helvetica" w:eastAsia="Helvetica" w:hAnsi="Helvetica" w:cs="Helvetica"/>
                <w:color w:val="000000"/>
                <w:sz w:val="20"/>
                <w:szCs w:val="20"/>
              </w:rPr>
              <w:t>55 (64%)</w:t>
            </w:r>
          </w:p>
        </w:tc>
      </w:tr>
      <w:tr w:rsidR="00327C67" w14:paraId="668BD964" w14:textId="77777777">
        <w:trPr>
          <w:cantSplit/>
          <w:jc w:val="center"/>
        </w:trPr>
        <w:tc>
          <w:tcPr>
            <w:tcW w:w="1800" w:type="dxa"/>
            <w:shd w:val="clear" w:color="auto" w:fill="FFFFFF"/>
            <w:tcMar>
              <w:top w:w="0" w:type="dxa"/>
              <w:left w:w="0" w:type="dxa"/>
              <w:bottom w:w="0" w:type="dxa"/>
              <w:right w:w="0" w:type="dxa"/>
            </w:tcMar>
          </w:tcPr>
          <w:p w14:paraId="55DAD7AB"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47909782" w14:textId="77777777" w:rsidR="00327C67" w:rsidRDefault="00725148">
            <w:pPr>
              <w:spacing w:before="100" w:after="100"/>
              <w:ind w:left="100" w:right="100"/>
            </w:pPr>
            <w:r>
              <w:rPr>
                <w:rFonts w:ascii="Helvetica" w:eastAsia="Helvetica" w:hAnsi="Helvetica" w:cs="Helvetica"/>
                <w:color w:val="000000"/>
                <w:sz w:val="20"/>
                <w:szCs w:val="20"/>
              </w:rPr>
              <w:t>240</w:t>
            </w:r>
          </w:p>
        </w:tc>
        <w:tc>
          <w:tcPr>
            <w:tcW w:w="1800" w:type="dxa"/>
            <w:shd w:val="clear" w:color="auto" w:fill="FFFFFF"/>
            <w:tcMar>
              <w:top w:w="0" w:type="dxa"/>
              <w:left w:w="0" w:type="dxa"/>
              <w:bottom w:w="0" w:type="dxa"/>
              <w:right w:w="0" w:type="dxa"/>
            </w:tcMar>
            <w:vAlign w:val="center"/>
          </w:tcPr>
          <w:p w14:paraId="11112EA5" w14:textId="77777777" w:rsidR="00327C67" w:rsidRDefault="00725148">
            <w:pPr>
              <w:spacing w:before="100" w:after="100"/>
              <w:ind w:left="100" w:right="100"/>
            </w:pPr>
            <w:r>
              <w:rPr>
                <w:rFonts w:ascii="Helvetica" w:eastAsia="Helvetica" w:hAnsi="Helvetica" w:cs="Helvetica"/>
                <w:color w:val="000000"/>
                <w:sz w:val="20"/>
                <w:szCs w:val="20"/>
              </w:rPr>
              <w:t>33</w:t>
            </w:r>
          </w:p>
        </w:tc>
        <w:tc>
          <w:tcPr>
            <w:tcW w:w="1800" w:type="dxa"/>
            <w:shd w:val="clear" w:color="auto" w:fill="FFFFFF"/>
            <w:tcMar>
              <w:top w:w="0" w:type="dxa"/>
              <w:left w:w="0" w:type="dxa"/>
              <w:bottom w:w="0" w:type="dxa"/>
              <w:right w:w="0" w:type="dxa"/>
            </w:tcMar>
            <w:vAlign w:val="center"/>
          </w:tcPr>
          <w:p w14:paraId="5B37304E" w14:textId="77777777" w:rsidR="00327C67" w:rsidRDefault="00725148">
            <w:pPr>
              <w:spacing w:before="100" w:after="100"/>
              <w:ind w:left="100" w:right="100"/>
            </w:pPr>
            <w:r>
              <w:rPr>
                <w:rFonts w:ascii="Helvetica" w:eastAsia="Helvetica" w:hAnsi="Helvetica" w:cs="Helvetica"/>
                <w:color w:val="000000"/>
                <w:sz w:val="20"/>
                <w:szCs w:val="20"/>
              </w:rPr>
              <w:t>248</w:t>
            </w:r>
          </w:p>
        </w:tc>
        <w:tc>
          <w:tcPr>
            <w:tcW w:w="1800" w:type="dxa"/>
            <w:shd w:val="clear" w:color="auto" w:fill="FFFFFF"/>
            <w:tcMar>
              <w:top w:w="0" w:type="dxa"/>
              <w:left w:w="0" w:type="dxa"/>
              <w:bottom w:w="0" w:type="dxa"/>
              <w:right w:w="0" w:type="dxa"/>
            </w:tcMar>
            <w:vAlign w:val="center"/>
          </w:tcPr>
          <w:p w14:paraId="6F44FB4C" w14:textId="77777777" w:rsidR="00327C67" w:rsidRDefault="00725148">
            <w:pPr>
              <w:spacing w:before="100" w:after="100"/>
              <w:ind w:left="100" w:right="100"/>
            </w:pPr>
            <w:r>
              <w:rPr>
                <w:rFonts w:ascii="Helvetica" w:eastAsia="Helvetica" w:hAnsi="Helvetica" w:cs="Helvetica"/>
                <w:color w:val="000000"/>
                <w:sz w:val="20"/>
                <w:szCs w:val="20"/>
              </w:rPr>
              <w:t>25</w:t>
            </w:r>
          </w:p>
        </w:tc>
        <w:tc>
          <w:tcPr>
            <w:tcW w:w="1800" w:type="dxa"/>
            <w:shd w:val="clear" w:color="auto" w:fill="FFFFFF"/>
            <w:tcMar>
              <w:top w:w="0" w:type="dxa"/>
              <w:left w:w="0" w:type="dxa"/>
              <w:bottom w:w="0" w:type="dxa"/>
              <w:right w:w="0" w:type="dxa"/>
            </w:tcMar>
            <w:vAlign w:val="center"/>
          </w:tcPr>
          <w:p w14:paraId="44698014" w14:textId="77777777" w:rsidR="00327C67" w:rsidRDefault="00725148">
            <w:pPr>
              <w:spacing w:before="100" w:after="100"/>
              <w:ind w:left="100" w:right="100"/>
            </w:pPr>
            <w:r>
              <w:rPr>
                <w:rFonts w:ascii="Helvetica" w:eastAsia="Helvetica" w:hAnsi="Helvetica" w:cs="Helvetica"/>
                <w:color w:val="000000"/>
                <w:sz w:val="20"/>
                <w:szCs w:val="20"/>
              </w:rPr>
              <w:t>226</w:t>
            </w:r>
          </w:p>
        </w:tc>
        <w:tc>
          <w:tcPr>
            <w:tcW w:w="1800" w:type="dxa"/>
            <w:shd w:val="clear" w:color="auto" w:fill="FFFFFF"/>
            <w:tcMar>
              <w:top w:w="0" w:type="dxa"/>
              <w:left w:w="0" w:type="dxa"/>
              <w:bottom w:w="0" w:type="dxa"/>
              <w:right w:w="0" w:type="dxa"/>
            </w:tcMar>
            <w:vAlign w:val="center"/>
          </w:tcPr>
          <w:p w14:paraId="1E6367A5" w14:textId="77777777" w:rsidR="00327C67" w:rsidRDefault="00725148">
            <w:pPr>
              <w:spacing w:before="100" w:after="100"/>
              <w:ind w:left="100" w:right="100"/>
            </w:pPr>
            <w:r>
              <w:rPr>
                <w:rFonts w:ascii="Helvetica" w:eastAsia="Helvetica" w:hAnsi="Helvetica" w:cs="Helvetica"/>
                <w:color w:val="000000"/>
                <w:sz w:val="20"/>
                <w:szCs w:val="20"/>
              </w:rPr>
              <w:t>47</w:t>
            </w:r>
          </w:p>
        </w:tc>
      </w:tr>
      <w:tr w:rsidR="00327C67" w14:paraId="598892D4" w14:textId="77777777">
        <w:trPr>
          <w:cantSplit/>
          <w:jc w:val="center"/>
        </w:trPr>
        <w:tc>
          <w:tcPr>
            <w:tcW w:w="1800" w:type="dxa"/>
            <w:shd w:val="clear" w:color="auto" w:fill="EFEFEF"/>
            <w:tcMar>
              <w:top w:w="0" w:type="dxa"/>
              <w:left w:w="0" w:type="dxa"/>
              <w:bottom w:w="0" w:type="dxa"/>
              <w:right w:w="0" w:type="dxa"/>
            </w:tcMar>
          </w:tcPr>
          <w:p w14:paraId="1E1FB0DD" w14:textId="77777777" w:rsidR="00327C67" w:rsidRDefault="00725148">
            <w:pPr>
              <w:spacing w:before="100" w:after="100"/>
              <w:ind w:left="100" w:right="100"/>
            </w:pPr>
            <w:r>
              <w:rPr>
                <w:rFonts w:ascii="Helvetica" w:eastAsia="Helvetica" w:hAnsi="Helvetica" w:cs="Helvetica"/>
                <w:color w:val="000000"/>
                <w:sz w:val="20"/>
                <w:szCs w:val="20"/>
              </w:rPr>
              <w:t>Past noticeable contact TB within 12 months</w:t>
            </w:r>
          </w:p>
        </w:tc>
        <w:tc>
          <w:tcPr>
            <w:tcW w:w="1800" w:type="dxa"/>
            <w:shd w:val="clear" w:color="auto" w:fill="EFEFEF"/>
            <w:tcMar>
              <w:top w:w="0" w:type="dxa"/>
              <w:left w:w="0" w:type="dxa"/>
              <w:bottom w:w="0" w:type="dxa"/>
              <w:right w:w="0" w:type="dxa"/>
            </w:tcMar>
            <w:vAlign w:val="center"/>
          </w:tcPr>
          <w:p w14:paraId="40D0D877" w14:textId="77777777" w:rsidR="00327C67" w:rsidRDefault="00725148">
            <w:pPr>
              <w:spacing w:before="100" w:after="100"/>
              <w:ind w:left="100" w:right="100"/>
            </w:pPr>
            <w:r>
              <w:rPr>
                <w:rFonts w:ascii="Helvetica" w:eastAsia="Helvetica" w:hAnsi="Helvetica" w:cs="Helvetica"/>
                <w:color w:val="000000"/>
                <w:sz w:val="20"/>
                <w:szCs w:val="20"/>
              </w:rPr>
              <w:t>7 (1.2%)</w:t>
            </w:r>
          </w:p>
        </w:tc>
        <w:tc>
          <w:tcPr>
            <w:tcW w:w="1800" w:type="dxa"/>
            <w:shd w:val="clear" w:color="auto" w:fill="EFEFEF"/>
            <w:tcMar>
              <w:top w:w="0" w:type="dxa"/>
              <w:left w:w="0" w:type="dxa"/>
              <w:bottom w:w="0" w:type="dxa"/>
              <w:right w:w="0" w:type="dxa"/>
            </w:tcMar>
            <w:vAlign w:val="center"/>
          </w:tcPr>
          <w:p w14:paraId="270D2054" w14:textId="77777777" w:rsidR="00327C67" w:rsidRDefault="00725148">
            <w:pPr>
              <w:spacing w:before="100" w:after="100"/>
              <w:ind w:left="100" w:right="100"/>
            </w:pPr>
            <w:r>
              <w:rPr>
                <w:rFonts w:ascii="Helvetica" w:eastAsia="Helvetica" w:hAnsi="Helvetica" w:cs="Helvetica"/>
                <w:color w:val="000000"/>
                <w:sz w:val="20"/>
                <w:szCs w:val="20"/>
              </w:rPr>
              <w:t>3 (3.3%)</w:t>
            </w:r>
          </w:p>
        </w:tc>
        <w:tc>
          <w:tcPr>
            <w:tcW w:w="1800" w:type="dxa"/>
            <w:shd w:val="clear" w:color="auto" w:fill="EFEFEF"/>
            <w:tcMar>
              <w:top w:w="0" w:type="dxa"/>
              <w:left w:w="0" w:type="dxa"/>
              <w:bottom w:w="0" w:type="dxa"/>
              <w:right w:w="0" w:type="dxa"/>
            </w:tcMar>
            <w:vAlign w:val="center"/>
          </w:tcPr>
          <w:p w14:paraId="3D9DFADA" w14:textId="77777777" w:rsidR="00327C67" w:rsidRDefault="00725148">
            <w:pPr>
              <w:spacing w:before="100" w:after="100"/>
              <w:ind w:left="100" w:right="100"/>
            </w:pPr>
            <w:r>
              <w:rPr>
                <w:rFonts w:ascii="Helvetica" w:eastAsia="Helvetica" w:hAnsi="Helvetica" w:cs="Helvetica"/>
                <w:color w:val="000000"/>
                <w:sz w:val="20"/>
                <w:szCs w:val="20"/>
              </w:rPr>
              <w:t>6 (1.0%)</w:t>
            </w:r>
          </w:p>
        </w:tc>
        <w:tc>
          <w:tcPr>
            <w:tcW w:w="1800" w:type="dxa"/>
            <w:shd w:val="clear" w:color="auto" w:fill="EFEFEF"/>
            <w:tcMar>
              <w:top w:w="0" w:type="dxa"/>
              <w:left w:w="0" w:type="dxa"/>
              <w:bottom w:w="0" w:type="dxa"/>
              <w:right w:w="0" w:type="dxa"/>
            </w:tcMar>
            <w:vAlign w:val="center"/>
          </w:tcPr>
          <w:p w14:paraId="70AD49D8" w14:textId="77777777" w:rsidR="00327C67" w:rsidRDefault="00725148">
            <w:pPr>
              <w:spacing w:before="100" w:after="100"/>
              <w:ind w:left="100" w:right="100"/>
            </w:pPr>
            <w:r>
              <w:rPr>
                <w:rFonts w:ascii="Helvetica" w:eastAsia="Helvetica" w:hAnsi="Helvetica" w:cs="Helvetica"/>
                <w:color w:val="000000"/>
                <w:sz w:val="20"/>
                <w:szCs w:val="20"/>
              </w:rPr>
              <w:t>4 (5.4%)</w:t>
            </w:r>
          </w:p>
        </w:tc>
        <w:tc>
          <w:tcPr>
            <w:tcW w:w="1800" w:type="dxa"/>
            <w:shd w:val="clear" w:color="auto" w:fill="EFEFEF"/>
            <w:tcMar>
              <w:top w:w="0" w:type="dxa"/>
              <w:left w:w="0" w:type="dxa"/>
              <w:bottom w:w="0" w:type="dxa"/>
              <w:right w:w="0" w:type="dxa"/>
            </w:tcMar>
            <w:vAlign w:val="center"/>
          </w:tcPr>
          <w:p w14:paraId="42F6DCB4" w14:textId="77777777" w:rsidR="00327C67" w:rsidRDefault="00725148">
            <w:pPr>
              <w:spacing w:before="100" w:after="100"/>
              <w:ind w:left="100" w:right="100"/>
            </w:pPr>
            <w:r>
              <w:rPr>
                <w:rFonts w:ascii="Helvetica" w:eastAsia="Helvetica" w:hAnsi="Helvetica" w:cs="Helvetica"/>
                <w:color w:val="000000"/>
                <w:sz w:val="20"/>
                <w:szCs w:val="20"/>
              </w:rPr>
              <w:t>4 (0.7%)</w:t>
            </w:r>
          </w:p>
        </w:tc>
        <w:tc>
          <w:tcPr>
            <w:tcW w:w="1800" w:type="dxa"/>
            <w:shd w:val="clear" w:color="auto" w:fill="EFEFEF"/>
            <w:tcMar>
              <w:top w:w="0" w:type="dxa"/>
              <w:left w:w="0" w:type="dxa"/>
              <w:bottom w:w="0" w:type="dxa"/>
              <w:right w:w="0" w:type="dxa"/>
            </w:tcMar>
            <w:vAlign w:val="center"/>
          </w:tcPr>
          <w:p w14:paraId="137DBB56" w14:textId="77777777" w:rsidR="00327C67" w:rsidRDefault="00725148">
            <w:pPr>
              <w:spacing w:before="100" w:after="100"/>
              <w:ind w:left="100" w:right="100"/>
            </w:pPr>
            <w:r>
              <w:rPr>
                <w:rFonts w:ascii="Helvetica" w:eastAsia="Helvetica" w:hAnsi="Helvetica" w:cs="Helvetica"/>
                <w:color w:val="000000"/>
                <w:sz w:val="20"/>
                <w:szCs w:val="20"/>
              </w:rPr>
              <w:t>6 (4.5%)</w:t>
            </w:r>
          </w:p>
        </w:tc>
      </w:tr>
      <w:tr w:rsidR="00327C67" w14:paraId="5BEC6FE9" w14:textId="77777777">
        <w:trPr>
          <w:cantSplit/>
          <w:jc w:val="center"/>
        </w:trPr>
        <w:tc>
          <w:tcPr>
            <w:tcW w:w="1800" w:type="dxa"/>
            <w:shd w:val="clear" w:color="auto" w:fill="FFFFFF"/>
            <w:tcMar>
              <w:top w:w="0" w:type="dxa"/>
              <w:left w:w="0" w:type="dxa"/>
              <w:bottom w:w="0" w:type="dxa"/>
              <w:right w:w="0" w:type="dxa"/>
            </w:tcMar>
          </w:tcPr>
          <w:p w14:paraId="6775BEE2" w14:textId="77777777" w:rsidR="00327C67" w:rsidRDefault="00725148">
            <w:pPr>
              <w:spacing w:before="100" w:after="100"/>
              <w:ind w:left="100" w:right="100"/>
            </w:pPr>
            <w:r>
              <w:rPr>
                <w:rFonts w:ascii="Helvetica" w:eastAsia="Helvetica" w:hAnsi="Helvetica" w:cs="Helvetica"/>
                <w:color w:val="000000"/>
                <w:sz w:val="20"/>
                <w:szCs w:val="20"/>
              </w:rPr>
              <w:t>Focal neurological deficit</w:t>
            </w:r>
          </w:p>
        </w:tc>
        <w:tc>
          <w:tcPr>
            <w:tcW w:w="1800" w:type="dxa"/>
            <w:shd w:val="clear" w:color="auto" w:fill="FFFFFF"/>
            <w:tcMar>
              <w:top w:w="0" w:type="dxa"/>
              <w:left w:w="0" w:type="dxa"/>
              <w:bottom w:w="0" w:type="dxa"/>
              <w:right w:w="0" w:type="dxa"/>
            </w:tcMar>
            <w:vAlign w:val="center"/>
          </w:tcPr>
          <w:p w14:paraId="2B28C536" w14:textId="77777777" w:rsidR="00327C67" w:rsidRDefault="00725148">
            <w:pPr>
              <w:spacing w:before="100" w:after="100"/>
              <w:ind w:left="100" w:right="100"/>
            </w:pPr>
            <w:r>
              <w:rPr>
                <w:rFonts w:ascii="Helvetica" w:eastAsia="Helvetica" w:hAnsi="Helvetica" w:cs="Helvetica"/>
                <w:color w:val="000000"/>
                <w:sz w:val="20"/>
                <w:szCs w:val="20"/>
              </w:rPr>
              <w:t>64 (11%)</w:t>
            </w:r>
          </w:p>
        </w:tc>
        <w:tc>
          <w:tcPr>
            <w:tcW w:w="1800" w:type="dxa"/>
            <w:shd w:val="clear" w:color="auto" w:fill="FFFFFF"/>
            <w:tcMar>
              <w:top w:w="0" w:type="dxa"/>
              <w:left w:w="0" w:type="dxa"/>
              <w:bottom w:w="0" w:type="dxa"/>
              <w:right w:w="0" w:type="dxa"/>
            </w:tcMar>
            <w:vAlign w:val="center"/>
          </w:tcPr>
          <w:p w14:paraId="56226BAD" w14:textId="77777777" w:rsidR="00327C67" w:rsidRDefault="00725148">
            <w:pPr>
              <w:spacing w:before="100" w:after="100"/>
              <w:ind w:left="100" w:right="100"/>
            </w:pPr>
            <w:r>
              <w:rPr>
                <w:rFonts w:ascii="Helvetica" w:eastAsia="Helvetica" w:hAnsi="Helvetica" w:cs="Helvetica"/>
                <w:color w:val="000000"/>
                <w:sz w:val="20"/>
                <w:szCs w:val="20"/>
              </w:rPr>
              <w:t>20 (22%)</w:t>
            </w:r>
          </w:p>
        </w:tc>
        <w:tc>
          <w:tcPr>
            <w:tcW w:w="1800" w:type="dxa"/>
            <w:shd w:val="clear" w:color="auto" w:fill="FFFFFF"/>
            <w:tcMar>
              <w:top w:w="0" w:type="dxa"/>
              <w:left w:w="0" w:type="dxa"/>
              <w:bottom w:w="0" w:type="dxa"/>
              <w:right w:w="0" w:type="dxa"/>
            </w:tcMar>
            <w:vAlign w:val="center"/>
          </w:tcPr>
          <w:p w14:paraId="0189BB7F" w14:textId="77777777" w:rsidR="00327C67" w:rsidRDefault="00725148">
            <w:pPr>
              <w:spacing w:before="100" w:after="100"/>
              <w:ind w:left="100" w:right="100"/>
            </w:pPr>
            <w:r>
              <w:rPr>
                <w:rFonts w:ascii="Helvetica" w:eastAsia="Helvetica" w:hAnsi="Helvetica" w:cs="Helvetica"/>
                <w:color w:val="000000"/>
                <w:sz w:val="20"/>
                <w:szCs w:val="20"/>
              </w:rPr>
              <w:t>67 (11%)</w:t>
            </w:r>
          </w:p>
        </w:tc>
        <w:tc>
          <w:tcPr>
            <w:tcW w:w="1800" w:type="dxa"/>
            <w:shd w:val="clear" w:color="auto" w:fill="FFFFFF"/>
            <w:tcMar>
              <w:top w:w="0" w:type="dxa"/>
              <w:left w:w="0" w:type="dxa"/>
              <w:bottom w:w="0" w:type="dxa"/>
              <w:right w:w="0" w:type="dxa"/>
            </w:tcMar>
            <w:vAlign w:val="center"/>
          </w:tcPr>
          <w:p w14:paraId="1BEA9CFA" w14:textId="77777777" w:rsidR="00327C67" w:rsidRDefault="00725148">
            <w:pPr>
              <w:spacing w:before="100" w:after="100"/>
              <w:ind w:left="100" w:right="100"/>
            </w:pPr>
            <w:r>
              <w:rPr>
                <w:rFonts w:ascii="Helvetica" w:eastAsia="Helvetica" w:hAnsi="Helvetica" w:cs="Helvetica"/>
                <w:color w:val="000000"/>
                <w:sz w:val="20"/>
                <w:szCs w:val="20"/>
              </w:rPr>
              <w:t>17 (23%)</w:t>
            </w:r>
          </w:p>
        </w:tc>
        <w:tc>
          <w:tcPr>
            <w:tcW w:w="1800" w:type="dxa"/>
            <w:shd w:val="clear" w:color="auto" w:fill="FFFFFF"/>
            <w:tcMar>
              <w:top w:w="0" w:type="dxa"/>
              <w:left w:w="0" w:type="dxa"/>
              <w:bottom w:w="0" w:type="dxa"/>
              <w:right w:w="0" w:type="dxa"/>
            </w:tcMar>
            <w:vAlign w:val="center"/>
          </w:tcPr>
          <w:p w14:paraId="1294F240" w14:textId="77777777" w:rsidR="00327C67" w:rsidRDefault="00725148">
            <w:pPr>
              <w:spacing w:before="100" w:after="100"/>
              <w:ind w:left="100" w:right="100"/>
            </w:pPr>
            <w:r>
              <w:rPr>
                <w:rFonts w:ascii="Helvetica" w:eastAsia="Helvetica" w:hAnsi="Helvetica" w:cs="Helvetica"/>
                <w:color w:val="000000"/>
                <w:sz w:val="20"/>
                <w:szCs w:val="20"/>
              </w:rPr>
              <w:t>59 (11%)</w:t>
            </w:r>
          </w:p>
        </w:tc>
        <w:tc>
          <w:tcPr>
            <w:tcW w:w="1800" w:type="dxa"/>
            <w:shd w:val="clear" w:color="auto" w:fill="FFFFFF"/>
            <w:tcMar>
              <w:top w:w="0" w:type="dxa"/>
              <w:left w:w="0" w:type="dxa"/>
              <w:bottom w:w="0" w:type="dxa"/>
              <w:right w:w="0" w:type="dxa"/>
            </w:tcMar>
            <w:vAlign w:val="center"/>
          </w:tcPr>
          <w:p w14:paraId="771E2E8B" w14:textId="77777777" w:rsidR="00327C67" w:rsidRDefault="00725148">
            <w:pPr>
              <w:spacing w:before="100" w:after="100"/>
              <w:ind w:left="100" w:right="100"/>
            </w:pPr>
            <w:r>
              <w:rPr>
                <w:rFonts w:ascii="Helvetica" w:eastAsia="Helvetica" w:hAnsi="Helvetica" w:cs="Helvetica"/>
                <w:color w:val="000000"/>
                <w:sz w:val="20"/>
                <w:szCs w:val="20"/>
              </w:rPr>
              <w:t>25 (19%)</w:t>
            </w:r>
          </w:p>
        </w:tc>
      </w:tr>
      <w:tr w:rsidR="00327C67" w14:paraId="17DCF4BD" w14:textId="77777777">
        <w:trPr>
          <w:cantSplit/>
          <w:jc w:val="center"/>
        </w:trPr>
        <w:tc>
          <w:tcPr>
            <w:tcW w:w="1800" w:type="dxa"/>
            <w:shd w:val="clear" w:color="auto" w:fill="EFEFEF"/>
            <w:tcMar>
              <w:top w:w="0" w:type="dxa"/>
              <w:left w:w="0" w:type="dxa"/>
              <w:bottom w:w="0" w:type="dxa"/>
              <w:right w:w="0" w:type="dxa"/>
            </w:tcMar>
          </w:tcPr>
          <w:p w14:paraId="188E24F9"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202D2A71" w14:textId="77777777" w:rsidR="00327C67" w:rsidRDefault="00725148">
            <w:pPr>
              <w:spacing w:before="100" w:after="100"/>
              <w:ind w:left="100" w:right="100"/>
            </w:pPr>
            <w:r>
              <w:rPr>
                <w:rFonts w:ascii="Helvetica" w:eastAsia="Helvetica" w:hAnsi="Helvetica" w:cs="Helvetica"/>
                <w:color w:val="000000"/>
                <w:sz w:val="20"/>
                <w:szCs w:val="20"/>
              </w:rPr>
              <w:t>15</w:t>
            </w:r>
          </w:p>
        </w:tc>
        <w:tc>
          <w:tcPr>
            <w:tcW w:w="1800" w:type="dxa"/>
            <w:shd w:val="clear" w:color="auto" w:fill="EFEFEF"/>
            <w:tcMar>
              <w:top w:w="0" w:type="dxa"/>
              <w:left w:w="0" w:type="dxa"/>
              <w:bottom w:w="0" w:type="dxa"/>
              <w:right w:w="0" w:type="dxa"/>
            </w:tcMar>
            <w:vAlign w:val="center"/>
          </w:tcPr>
          <w:p w14:paraId="7FC1FD8D" w14:textId="77777777" w:rsidR="00327C67" w:rsidRDefault="00725148">
            <w:pPr>
              <w:spacing w:before="100" w:after="100"/>
              <w:ind w:left="100" w:right="100"/>
            </w:pPr>
            <w:r>
              <w:rPr>
                <w:rFonts w:ascii="Helvetica" w:eastAsia="Helvetica" w:hAnsi="Helvetica" w:cs="Helvetica"/>
                <w:color w:val="000000"/>
                <w:sz w:val="20"/>
                <w:szCs w:val="20"/>
              </w:rPr>
              <w:t>2</w:t>
            </w:r>
          </w:p>
        </w:tc>
        <w:tc>
          <w:tcPr>
            <w:tcW w:w="1800" w:type="dxa"/>
            <w:shd w:val="clear" w:color="auto" w:fill="EFEFEF"/>
            <w:tcMar>
              <w:top w:w="0" w:type="dxa"/>
              <w:left w:w="0" w:type="dxa"/>
              <w:bottom w:w="0" w:type="dxa"/>
              <w:right w:w="0" w:type="dxa"/>
            </w:tcMar>
            <w:vAlign w:val="center"/>
          </w:tcPr>
          <w:p w14:paraId="5028F585" w14:textId="77777777" w:rsidR="00327C67" w:rsidRDefault="00725148">
            <w:pPr>
              <w:spacing w:before="100" w:after="100"/>
              <w:ind w:left="100" w:right="100"/>
            </w:pPr>
            <w:r>
              <w:rPr>
                <w:rFonts w:ascii="Helvetica" w:eastAsia="Helvetica" w:hAnsi="Helvetica" w:cs="Helvetica"/>
                <w:color w:val="000000"/>
                <w:sz w:val="20"/>
                <w:szCs w:val="20"/>
              </w:rPr>
              <w:t>16</w:t>
            </w:r>
          </w:p>
        </w:tc>
        <w:tc>
          <w:tcPr>
            <w:tcW w:w="1800" w:type="dxa"/>
            <w:shd w:val="clear" w:color="auto" w:fill="EFEFEF"/>
            <w:tcMar>
              <w:top w:w="0" w:type="dxa"/>
              <w:left w:w="0" w:type="dxa"/>
              <w:bottom w:w="0" w:type="dxa"/>
              <w:right w:w="0" w:type="dxa"/>
            </w:tcMar>
            <w:vAlign w:val="center"/>
          </w:tcPr>
          <w:p w14:paraId="4E5FCD5A"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4C55CDF6" w14:textId="77777777" w:rsidR="00327C67" w:rsidRDefault="00725148">
            <w:pPr>
              <w:spacing w:before="100" w:after="100"/>
              <w:ind w:left="100" w:right="100"/>
            </w:pPr>
            <w:r>
              <w:rPr>
                <w:rFonts w:ascii="Helvetica" w:eastAsia="Helvetica" w:hAnsi="Helvetica" w:cs="Helvetica"/>
                <w:color w:val="000000"/>
                <w:sz w:val="20"/>
                <w:szCs w:val="20"/>
              </w:rPr>
              <w:t>13</w:t>
            </w:r>
          </w:p>
        </w:tc>
        <w:tc>
          <w:tcPr>
            <w:tcW w:w="1800" w:type="dxa"/>
            <w:shd w:val="clear" w:color="auto" w:fill="EFEFEF"/>
            <w:tcMar>
              <w:top w:w="0" w:type="dxa"/>
              <w:left w:w="0" w:type="dxa"/>
              <w:bottom w:w="0" w:type="dxa"/>
              <w:right w:w="0" w:type="dxa"/>
            </w:tcMar>
            <w:vAlign w:val="center"/>
          </w:tcPr>
          <w:p w14:paraId="12CB2F29" w14:textId="77777777" w:rsidR="00327C67" w:rsidRDefault="00725148">
            <w:pPr>
              <w:spacing w:before="100" w:after="100"/>
              <w:ind w:left="100" w:right="100"/>
            </w:pPr>
            <w:r>
              <w:rPr>
                <w:rFonts w:ascii="Helvetica" w:eastAsia="Helvetica" w:hAnsi="Helvetica" w:cs="Helvetica"/>
                <w:color w:val="000000"/>
                <w:sz w:val="20"/>
                <w:szCs w:val="20"/>
              </w:rPr>
              <w:t>4</w:t>
            </w:r>
          </w:p>
        </w:tc>
      </w:tr>
      <w:tr w:rsidR="00327C67" w14:paraId="1AE34F79" w14:textId="77777777">
        <w:trPr>
          <w:cantSplit/>
          <w:jc w:val="center"/>
        </w:trPr>
        <w:tc>
          <w:tcPr>
            <w:tcW w:w="1800" w:type="dxa"/>
            <w:shd w:val="clear" w:color="auto" w:fill="FFFFFF"/>
            <w:tcMar>
              <w:top w:w="0" w:type="dxa"/>
              <w:left w:w="0" w:type="dxa"/>
              <w:bottom w:w="0" w:type="dxa"/>
              <w:right w:w="0" w:type="dxa"/>
            </w:tcMar>
          </w:tcPr>
          <w:p w14:paraId="12A5BD05" w14:textId="77777777" w:rsidR="00327C67" w:rsidRDefault="00725148">
            <w:pPr>
              <w:spacing w:before="100" w:after="100"/>
              <w:ind w:left="100" w:right="100"/>
            </w:pPr>
            <w:r>
              <w:rPr>
                <w:rFonts w:ascii="Helvetica" w:eastAsia="Helvetica" w:hAnsi="Helvetica" w:cs="Helvetica"/>
                <w:color w:val="000000"/>
                <w:sz w:val="20"/>
                <w:szCs w:val="20"/>
              </w:rPr>
              <w:lastRenderedPageBreak/>
              <w:t>Crain nerve palsy</w:t>
            </w:r>
          </w:p>
        </w:tc>
        <w:tc>
          <w:tcPr>
            <w:tcW w:w="1800" w:type="dxa"/>
            <w:shd w:val="clear" w:color="auto" w:fill="FFFFFF"/>
            <w:tcMar>
              <w:top w:w="0" w:type="dxa"/>
              <w:left w:w="0" w:type="dxa"/>
              <w:bottom w:w="0" w:type="dxa"/>
              <w:right w:w="0" w:type="dxa"/>
            </w:tcMar>
            <w:vAlign w:val="center"/>
          </w:tcPr>
          <w:p w14:paraId="7B5131CB" w14:textId="77777777" w:rsidR="00327C67" w:rsidRDefault="00725148">
            <w:pPr>
              <w:spacing w:before="100" w:after="100"/>
              <w:ind w:left="100" w:right="100"/>
            </w:pPr>
            <w:r>
              <w:rPr>
                <w:rFonts w:ascii="Helvetica" w:eastAsia="Helvetica" w:hAnsi="Helvetica" w:cs="Helvetica"/>
                <w:color w:val="000000"/>
                <w:sz w:val="20"/>
                <w:szCs w:val="20"/>
              </w:rPr>
              <w:t>61 (10%)</w:t>
            </w:r>
          </w:p>
        </w:tc>
        <w:tc>
          <w:tcPr>
            <w:tcW w:w="1800" w:type="dxa"/>
            <w:shd w:val="clear" w:color="auto" w:fill="FFFFFF"/>
            <w:tcMar>
              <w:top w:w="0" w:type="dxa"/>
              <w:left w:w="0" w:type="dxa"/>
              <w:bottom w:w="0" w:type="dxa"/>
              <w:right w:w="0" w:type="dxa"/>
            </w:tcMar>
            <w:vAlign w:val="center"/>
          </w:tcPr>
          <w:p w14:paraId="74F035CC" w14:textId="77777777" w:rsidR="00327C67" w:rsidRDefault="00725148">
            <w:pPr>
              <w:spacing w:before="100" w:after="100"/>
              <w:ind w:left="100" w:right="100"/>
            </w:pPr>
            <w:r>
              <w:rPr>
                <w:rFonts w:ascii="Helvetica" w:eastAsia="Helvetica" w:hAnsi="Helvetica" w:cs="Helvetica"/>
                <w:color w:val="000000"/>
                <w:sz w:val="20"/>
                <w:szCs w:val="20"/>
              </w:rPr>
              <w:t>26 (29%)</w:t>
            </w:r>
          </w:p>
        </w:tc>
        <w:tc>
          <w:tcPr>
            <w:tcW w:w="1800" w:type="dxa"/>
            <w:shd w:val="clear" w:color="auto" w:fill="FFFFFF"/>
            <w:tcMar>
              <w:top w:w="0" w:type="dxa"/>
              <w:left w:w="0" w:type="dxa"/>
              <w:bottom w:w="0" w:type="dxa"/>
              <w:right w:w="0" w:type="dxa"/>
            </w:tcMar>
            <w:vAlign w:val="center"/>
          </w:tcPr>
          <w:p w14:paraId="3E4CD975" w14:textId="77777777" w:rsidR="00327C67" w:rsidRDefault="00725148">
            <w:pPr>
              <w:spacing w:before="100" w:after="100"/>
              <w:ind w:left="100" w:right="100"/>
            </w:pPr>
            <w:r>
              <w:rPr>
                <w:rFonts w:ascii="Helvetica" w:eastAsia="Helvetica" w:hAnsi="Helvetica" w:cs="Helvetica"/>
                <w:color w:val="000000"/>
                <w:sz w:val="20"/>
                <w:szCs w:val="20"/>
              </w:rPr>
              <w:t>64 (10%)</w:t>
            </w:r>
          </w:p>
        </w:tc>
        <w:tc>
          <w:tcPr>
            <w:tcW w:w="1800" w:type="dxa"/>
            <w:shd w:val="clear" w:color="auto" w:fill="FFFFFF"/>
            <w:tcMar>
              <w:top w:w="0" w:type="dxa"/>
              <w:left w:w="0" w:type="dxa"/>
              <w:bottom w:w="0" w:type="dxa"/>
              <w:right w:w="0" w:type="dxa"/>
            </w:tcMar>
            <w:vAlign w:val="center"/>
          </w:tcPr>
          <w:p w14:paraId="253F2B35" w14:textId="77777777" w:rsidR="00327C67" w:rsidRDefault="00725148">
            <w:pPr>
              <w:spacing w:before="100" w:after="100"/>
              <w:ind w:left="100" w:right="100"/>
            </w:pPr>
            <w:r>
              <w:rPr>
                <w:rFonts w:ascii="Helvetica" w:eastAsia="Helvetica" w:hAnsi="Helvetica" w:cs="Helvetica"/>
                <w:color w:val="000000"/>
                <w:sz w:val="20"/>
                <w:szCs w:val="20"/>
              </w:rPr>
              <w:t>23 (31%)</w:t>
            </w:r>
          </w:p>
        </w:tc>
        <w:tc>
          <w:tcPr>
            <w:tcW w:w="1800" w:type="dxa"/>
            <w:shd w:val="clear" w:color="auto" w:fill="FFFFFF"/>
            <w:tcMar>
              <w:top w:w="0" w:type="dxa"/>
              <w:left w:w="0" w:type="dxa"/>
              <w:bottom w:w="0" w:type="dxa"/>
              <w:right w:w="0" w:type="dxa"/>
            </w:tcMar>
            <w:vAlign w:val="center"/>
          </w:tcPr>
          <w:p w14:paraId="03695198" w14:textId="77777777" w:rsidR="00327C67" w:rsidRDefault="00725148">
            <w:pPr>
              <w:spacing w:before="100" w:after="100"/>
              <w:ind w:left="100" w:right="100"/>
            </w:pPr>
            <w:r>
              <w:rPr>
                <w:rFonts w:ascii="Helvetica" w:eastAsia="Helvetica" w:hAnsi="Helvetica" w:cs="Helvetica"/>
                <w:color w:val="000000"/>
                <w:sz w:val="20"/>
                <w:szCs w:val="20"/>
              </w:rPr>
              <w:t>58 (10%)</w:t>
            </w:r>
          </w:p>
        </w:tc>
        <w:tc>
          <w:tcPr>
            <w:tcW w:w="1800" w:type="dxa"/>
            <w:shd w:val="clear" w:color="auto" w:fill="FFFFFF"/>
            <w:tcMar>
              <w:top w:w="0" w:type="dxa"/>
              <w:left w:w="0" w:type="dxa"/>
              <w:bottom w:w="0" w:type="dxa"/>
              <w:right w:w="0" w:type="dxa"/>
            </w:tcMar>
            <w:vAlign w:val="center"/>
          </w:tcPr>
          <w:p w14:paraId="7A6BF6AD" w14:textId="77777777" w:rsidR="00327C67" w:rsidRDefault="00725148">
            <w:pPr>
              <w:spacing w:before="100" w:after="100"/>
              <w:ind w:left="100" w:right="100"/>
            </w:pPr>
            <w:r>
              <w:rPr>
                <w:rFonts w:ascii="Helvetica" w:eastAsia="Helvetica" w:hAnsi="Helvetica" w:cs="Helvetica"/>
                <w:color w:val="000000"/>
                <w:sz w:val="20"/>
                <w:szCs w:val="20"/>
              </w:rPr>
              <w:t>29 (22%)</w:t>
            </w:r>
          </w:p>
        </w:tc>
      </w:tr>
      <w:tr w:rsidR="00327C67" w14:paraId="7C5D3F84" w14:textId="77777777">
        <w:trPr>
          <w:cantSplit/>
          <w:jc w:val="center"/>
        </w:trPr>
        <w:tc>
          <w:tcPr>
            <w:tcW w:w="1800" w:type="dxa"/>
            <w:shd w:val="clear" w:color="auto" w:fill="EFEFEF"/>
            <w:tcMar>
              <w:top w:w="0" w:type="dxa"/>
              <w:left w:w="0" w:type="dxa"/>
              <w:bottom w:w="0" w:type="dxa"/>
              <w:right w:w="0" w:type="dxa"/>
            </w:tcMar>
          </w:tcPr>
          <w:p w14:paraId="1D6C9BEB" w14:textId="77777777" w:rsidR="00327C67" w:rsidRDefault="00725148">
            <w:pPr>
              <w:spacing w:before="100" w:after="100"/>
              <w:ind w:left="100" w:right="100"/>
            </w:pPr>
            <w:r>
              <w:rPr>
                <w:rFonts w:ascii="Helvetica" w:eastAsia="Helvetica" w:hAnsi="Helvetica" w:cs="Helvetica"/>
                <w:color w:val="000000"/>
                <w:sz w:val="20"/>
                <w:szCs w:val="20"/>
              </w:rPr>
              <w:t>Glasgow Coma Score</w:t>
            </w:r>
          </w:p>
        </w:tc>
        <w:tc>
          <w:tcPr>
            <w:tcW w:w="1800" w:type="dxa"/>
            <w:shd w:val="clear" w:color="auto" w:fill="EFEFEF"/>
            <w:tcMar>
              <w:top w:w="0" w:type="dxa"/>
              <w:left w:w="0" w:type="dxa"/>
              <w:bottom w:w="0" w:type="dxa"/>
              <w:right w:w="0" w:type="dxa"/>
            </w:tcMar>
            <w:vAlign w:val="center"/>
          </w:tcPr>
          <w:p w14:paraId="6AA63A5E" w14:textId="77777777" w:rsidR="00327C67" w:rsidRDefault="00725148">
            <w:pPr>
              <w:spacing w:before="100" w:after="100"/>
              <w:ind w:left="100" w:right="100"/>
            </w:pPr>
            <w:r>
              <w:rPr>
                <w:rFonts w:ascii="Helvetica" w:eastAsia="Helvetica" w:hAnsi="Helvetica" w:cs="Helvetica"/>
                <w:color w:val="000000"/>
                <w:sz w:val="20"/>
                <w:szCs w:val="20"/>
              </w:rPr>
              <w:t>12 (10, 14)</w:t>
            </w:r>
          </w:p>
        </w:tc>
        <w:tc>
          <w:tcPr>
            <w:tcW w:w="1800" w:type="dxa"/>
            <w:shd w:val="clear" w:color="auto" w:fill="EFEFEF"/>
            <w:tcMar>
              <w:top w:w="0" w:type="dxa"/>
              <w:left w:w="0" w:type="dxa"/>
              <w:bottom w:w="0" w:type="dxa"/>
              <w:right w:w="0" w:type="dxa"/>
            </w:tcMar>
            <w:vAlign w:val="center"/>
          </w:tcPr>
          <w:p w14:paraId="061A2A9A" w14:textId="77777777" w:rsidR="00327C67" w:rsidRDefault="00725148">
            <w:pPr>
              <w:spacing w:before="100" w:after="100"/>
              <w:ind w:left="100" w:right="100"/>
            </w:pPr>
            <w:r>
              <w:rPr>
                <w:rFonts w:ascii="Helvetica" w:eastAsia="Helvetica" w:hAnsi="Helvetica" w:cs="Helvetica"/>
                <w:color w:val="000000"/>
                <w:sz w:val="20"/>
                <w:szCs w:val="20"/>
              </w:rPr>
              <w:t>11 (10, 14)</w:t>
            </w:r>
          </w:p>
        </w:tc>
        <w:tc>
          <w:tcPr>
            <w:tcW w:w="1800" w:type="dxa"/>
            <w:shd w:val="clear" w:color="auto" w:fill="EFEFEF"/>
            <w:tcMar>
              <w:top w:w="0" w:type="dxa"/>
              <w:left w:w="0" w:type="dxa"/>
              <w:bottom w:w="0" w:type="dxa"/>
              <w:right w:w="0" w:type="dxa"/>
            </w:tcMar>
            <w:vAlign w:val="center"/>
          </w:tcPr>
          <w:p w14:paraId="34E1127D" w14:textId="77777777" w:rsidR="00327C67" w:rsidRDefault="00725148">
            <w:pPr>
              <w:spacing w:before="100" w:after="100"/>
              <w:ind w:left="100" w:right="100"/>
            </w:pPr>
            <w:r>
              <w:rPr>
                <w:rFonts w:ascii="Helvetica" w:eastAsia="Helvetica" w:hAnsi="Helvetica" w:cs="Helvetica"/>
                <w:color w:val="000000"/>
                <w:sz w:val="20"/>
                <w:szCs w:val="20"/>
              </w:rPr>
              <w:t>12 (10, 14)</w:t>
            </w:r>
          </w:p>
        </w:tc>
        <w:tc>
          <w:tcPr>
            <w:tcW w:w="1800" w:type="dxa"/>
            <w:shd w:val="clear" w:color="auto" w:fill="EFEFEF"/>
            <w:tcMar>
              <w:top w:w="0" w:type="dxa"/>
              <w:left w:w="0" w:type="dxa"/>
              <w:bottom w:w="0" w:type="dxa"/>
              <w:right w:w="0" w:type="dxa"/>
            </w:tcMar>
            <w:vAlign w:val="center"/>
          </w:tcPr>
          <w:p w14:paraId="398F1642" w14:textId="77777777" w:rsidR="00327C67" w:rsidRDefault="00725148">
            <w:pPr>
              <w:spacing w:before="100" w:after="100"/>
              <w:ind w:left="100" w:right="100"/>
            </w:pPr>
            <w:r>
              <w:rPr>
                <w:rFonts w:ascii="Helvetica" w:eastAsia="Helvetica" w:hAnsi="Helvetica" w:cs="Helvetica"/>
                <w:color w:val="000000"/>
                <w:sz w:val="20"/>
                <w:szCs w:val="20"/>
              </w:rPr>
              <w:t>11 (9, 14)</w:t>
            </w:r>
          </w:p>
        </w:tc>
        <w:tc>
          <w:tcPr>
            <w:tcW w:w="1800" w:type="dxa"/>
            <w:shd w:val="clear" w:color="auto" w:fill="EFEFEF"/>
            <w:tcMar>
              <w:top w:w="0" w:type="dxa"/>
              <w:left w:w="0" w:type="dxa"/>
              <w:bottom w:w="0" w:type="dxa"/>
              <w:right w:w="0" w:type="dxa"/>
            </w:tcMar>
            <w:vAlign w:val="center"/>
          </w:tcPr>
          <w:p w14:paraId="4155BB71" w14:textId="77777777" w:rsidR="00327C67" w:rsidRDefault="00725148">
            <w:pPr>
              <w:spacing w:before="100" w:after="100"/>
              <w:ind w:left="100" w:right="100"/>
            </w:pPr>
            <w:r>
              <w:rPr>
                <w:rFonts w:ascii="Helvetica" w:eastAsia="Helvetica" w:hAnsi="Helvetica" w:cs="Helvetica"/>
                <w:color w:val="000000"/>
                <w:sz w:val="20"/>
                <w:szCs w:val="20"/>
              </w:rPr>
              <w:t>12 (10, 14)</w:t>
            </w:r>
          </w:p>
        </w:tc>
        <w:tc>
          <w:tcPr>
            <w:tcW w:w="1800" w:type="dxa"/>
            <w:shd w:val="clear" w:color="auto" w:fill="EFEFEF"/>
            <w:tcMar>
              <w:top w:w="0" w:type="dxa"/>
              <w:left w:w="0" w:type="dxa"/>
              <w:bottom w:w="0" w:type="dxa"/>
              <w:right w:w="0" w:type="dxa"/>
            </w:tcMar>
            <w:vAlign w:val="center"/>
          </w:tcPr>
          <w:p w14:paraId="1104B33F" w14:textId="77777777" w:rsidR="00327C67" w:rsidRDefault="00725148">
            <w:pPr>
              <w:spacing w:before="100" w:after="100"/>
              <w:ind w:left="100" w:right="100"/>
            </w:pPr>
            <w:r>
              <w:rPr>
                <w:rFonts w:ascii="Helvetica" w:eastAsia="Helvetica" w:hAnsi="Helvetica" w:cs="Helvetica"/>
                <w:color w:val="000000"/>
                <w:sz w:val="20"/>
                <w:szCs w:val="20"/>
              </w:rPr>
              <w:t>12 (10, 15)</w:t>
            </w:r>
          </w:p>
        </w:tc>
      </w:tr>
      <w:tr w:rsidR="00327C67" w14:paraId="2C40B9B0" w14:textId="77777777">
        <w:trPr>
          <w:cantSplit/>
          <w:jc w:val="center"/>
        </w:trPr>
        <w:tc>
          <w:tcPr>
            <w:tcW w:w="1800" w:type="dxa"/>
            <w:shd w:val="clear" w:color="auto" w:fill="FFFFFF"/>
            <w:tcMar>
              <w:top w:w="0" w:type="dxa"/>
              <w:left w:w="0" w:type="dxa"/>
              <w:bottom w:w="0" w:type="dxa"/>
              <w:right w:w="0" w:type="dxa"/>
            </w:tcMar>
          </w:tcPr>
          <w:p w14:paraId="205A9DAC"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4F5F868E" w14:textId="77777777" w:rsidR="00327C67" w:rsidRDefault="00725148">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1EB9E2D5"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5C3FD8C6" w14:textId="77777777" w:rsidR="00327C67" w:rsidRDefault="00725148">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186C0424"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02E79540" w14:textId="77777777" w:rsidR="00327C67" w:rsidRDefault="00725148">
            <w:pPr>
              <w:spacing w:before="100" w:after="100"/>
              <w:ind w:left="100" w:right="100"/>
            </w:pPr>
            <w:r>
              <w:rPr>
                <w:rFonts w:ascii="Helvetica" w:eastAsia="Helvetica" w:hAnsi="Helvetica" w:cs="Helvetica"/>
                <w:color w:val="000000"/>
                <w:sz w:val="20"/>
                <w:szCs w:val="20"/>
              </w:rPr>
              <w:t>19</w:t>
            </w:r>
          </w:p>
        </w:tc>
        <w:tc>
          <w:tcPr>
            <w:tcW w:w="1800" w:type="dxa"/>
            <w:shd w:val="clear" w:color="auto" w:fill="FFFFFF"/>
            <w:tcMar>
              <w:top w:w="0" w:type="dxa"/>
              <w:left w:w="0" w:type="dxa"/>
              <w:bottom w:w="0" w:type="dxa"/>
              <w:right w:w="0" w:type="dxa"/>
            </w:tcMar>
            <w:vAlign w:val="center"/>
          </w:tcPr>
          <w:p w14:paraId="09556642" w14:textId="77777777" w:rsidR="00327C67" w:rsidRDefault="00725148">
            <w:pPr>
              <w:spacing w:before="100" w:after="100"/>
              <w:ind w:left="100" w:right="100"/>
            </w:pPr>
            <w:r>
              <w:rPr>
                <w:rFonts w:ascii="Helvetica" w:eastAsia="Helvetica" w:hAnsi="Helvetica" w:cs="Helvetica"/>
                <w:color w:val="000000"/>
                <w:sz w:val="20"/>
                <w:szCs w:val="20"/>
              </w:rPr>
              <w:t>1</w:t>
            </w:r>
          </w:p>
        </w:tc>
      </w:tr>
      <w:tr w:rsidR="00327C67" w14:paraId="0F9B330B" w14:textId="77777777">
        <w:trPr>
          <w:cantSplit/>
          <w:jc w:val="center"/>
        </w:trPr>
        <w:tc>
          <w:tcPr>
            <w:tcW w:w="1800" w:type="dxa"/>
            <w:shd w:val="clear" w:color="auto" w:fill="EFEFEF"/>
            <w:tcMar>
              <w:top w:w="0" w:type="dxa"/>
              <w:left w:w="0" w:type="dxa"/>
              <w:bottom w:w="0" w:type="dxa"/>
              <w:right w:w="0" w:type="dxa"/>
            </w:tcMar>
          </w:tcPr>
          <w:p w14:paraId="4A2058E3" w14:textId="77777777" w:rsidR="00327C67" w:rsidRDefault="00725148">
            <w:pPr>
              <w:spacing w:before="100" w:after="100"/>
              <w:ind w:left="100" w:right="100"/>
            </w:pPr>
            <w:r>
              <w:rPr>
                <w:rFonts w:ascii="Helvetica" w:eastAsia="Helvetica" w:hAnsi="Helvetica" w:cs="Helvetica"/>
                <w:color w:val="000000"/>
                <w:sz w:val="20"/>
                <w:szCs w:val="20"/>
              </w:rPr>
              <w:t>X-Ray Pulmonary TB</w:t>
            </w:r>
          </w:p>
        </w:tc>
        <w:tc>
          <w:tcPr>
            <w:tcW w:w="1800" w:type="dxa"/>
            <w:shd w:val="clear" w:color="auto" w:fill="EFEFEF"/>
            <w:tcMar>
              <w:top w:w="0" w:type="dxa"/>
              <w:left w:w="0" w:type="dxa"/>
              <w:bottom w:w="0" w:type="dxa"/>
              <w:right w:w="0" w:type="dxa"/>
            </w:tcMar>
            <w:vAlign w:val="center"/>
          </w:tcPr>
          <w:p w14:paraId="55FEE3C1" w14:textId="77777777" w:rsidR="00327C67" w:rsidRDefault="00725148">
            <w:pPr>
              <w:spacing w:before="100" w:after="100"/>
              <w:ind w:left="100" w:right="100"/>
            </w:pPr>
            <w:r>
              <w:rPr>
                <w:rFonts w:ascii="Helvetica" w:eastAsia="Helvetica" w:hAnsi="Helvetica" w:cs="Helvetica"/>
                <w:color w:val="000000"/>
                <w:sz w:val="20"/>
                <w:szCs w:val="20"/>
              </w:rPr>
              <w:t>18 (3.0%)</w:t>
            </w:r>
          </w:p>
        </w:tc>
        <w:tc>
          <w:tcPr>
            <w:tcW w:w="1800" w:type="dxa"/>
            <w:shd w:val="clear" w:color="auto" w:fill="EFEFEF"/>
            <w:tcMar>
              <w:top w:w="0" w:type="dxa"/>
              <w:left w:w="0" w:type="dxa"/>
              <w:bottom w:w="0" w:type="dxa"/>
              <w:right w:w="0" w:type="dxa"/>
            </w:tcMar>
            <w:vAlign w:val="center"/>
          </w:tcPr>
          <w:p w14:paraId="2E7438D5" w14:textId="77777777" w:rsidR="00327C67" w:rsidRDefault="00725148">
            <w:pPr>
              <w:spacing w:before="100" w:after="100"/>
              <w:ind w:left="100" w:right="100"/>
            </w:pPr>
            <w:r>
              <w:rPr>
                <w:rFonts w:ascii="Helvetica" w:eastAsia="Helvetica" w:hAnsi="Helvetica" w:cs="Helvetica"/>
                <w:color w:val="000000"/>
                <w:sz w:val="20"/>
                <w:szCs w:val="20"/>
              </w:rPr>
              <w:t>19 (21%)</w:t>
            </w:r>
          </w:p>
        </w:tc>
        <w:tc>
          <w:tcPr>
            <w:tcW w:w="1800" w:type="dxa"/>
            <w:shd w:val="clear" w:color="auto" w:fill="EFEFEF"/>
            <w:tcMar>
              <w:top w:w="0" w:type="dxa"/>
              <w:left w:w="0" w:type="dxa"/>
              <w:bottom w:w="0" w:type="dxa"/>
              <w:right w:w="0" w:type="dxa"/>
            </w:tcMar>
            <w:vAlign w:val="center"/>
          </w:tcPr>
          <w:p w14:paraId="3BB5156D" w14:textId="77777777" w:rsidR="00327C67" w:rsidRDefault="00725148">
            <w:pPr>
              <w:spacing w:before="100" w:after="100"/>
              <w:ind w:left="100" w:right="100"/>
            </w:pPr>
            <w:r>
              <w:rPr>
                <w:rFonts w:ascii="Helvetica" w:eastAsia="Helvetica" w:hAnsi="Helvetica" w:cs="Helvetica"/>
                <w:color w:val="000000"/>
                <w:sz w:val="20"/>
                <w:szCs w:val="20"/>
              </w:rPr>
              <w:t>18 (2.9%)</w:t>
            </w:r>
          </w:p>
        </w:tc>
        <w:tc>
          <w:tcPr>
            <w:tcW w:w="1800" w:type="dxa"/>
            <w:shd w:val="clear" w:color="auto" w:fill="EFEFEF"/>
            <w:tcMar>
              <w:top w:w="0" w:type="dxa"/>
              <w:left w:w="0" w:type="dxa"/>
              <w:bottom w:w="0" w:type="dxa"/>
              <w:right w:w="0" w:type="dxa"/>
            </w:tcMar>
            <w:vAlign w:val="center"/>
          </w:tcPr>
          <w:p w14:paraId="2D03CC78" w14:textId="77777777" w:rsidR="00327C67" w:rsidRDefault="00725148">
            <w:pPr>
              <w:spacing w:before="100" w:after="100"/>
              <w:ind w:left="100" w:right="100"/>
            </w:pPr>
            <w:r>
              <w:rPr>
                <w:rFonts w:ascii="Helvetica" w:eastAsia="Helvetica" w:hAnsi="Helvetica" w:cs="Helvetica"/>
                <w:color w:val="000000"/>
                <w:sz w:val="20"/>
                <w:szCs w:val="20"/>
              </w:rPr>
              <w:t>19 (26%)</w:t>
            </w:r>
          </w:p>
        </w:tc>
        <w:tc>
          <w:tcPr>
            <w:tcW w:w="1800" w:type="dxa"/>
            <w:shd w:val="clear" w:color="auto" w:fill="EFEFEF"/>
            <w:tcMar>
              <w:top w:w="0" w:type="dxa"/>
              <w:left w:w="0" w:type="dxa"/>
              <w:bottom w:w="0" w:type="dxa"/>
              <w:right w:w="0" w:type="dxa"/>
            </w:tcMar>
            <w:vAlign w:val="center"/>
          </w:tcPr>
          <w:p w14:paraId="05C7D138" w14:textId="77777777" w:rsidR="00327C67" w:rsidRDefault="00725148">
            <w:pPr>
              <w:spacing w:before="100" w:after="100"/>
              <w:ind w:left="100" w:right="100"/>
            </w:pPr>
            <w:r>
              <w:rPr>
                <w:rFonts w:ascii="Helvetica" w:eastAsia="Helvetica" w:hAnsi="Helvetica" w:cs="Helvetica"/>
                <w:color w:val="000000"/>
                <w:sz w:val="20"/>
                <w:szCs w:val="20"/>
              </w:rPr>
              <w:t>13 (2.3%)</w:t>
            </w:r>
          </w:p>
        </w:tc>
        <w:tc>
          <w:tcPr>
            <w:tcW w:w="1800" w:type="dxa"/>
            <w:shd w:val="clear" w:color="auto" w:fill="EFEFEF"/>
            <w:tcMar>
              <w:top w:w="0" w:type="dxa"/>
              <w:left w:w="0" w:type="dxa"/>
              <w:bottom w:w="0" w:type="dxa"/>
              <w:right w:w="0" w:type="dxa"/>
            </w:tcMar>
            <w:vAlign w:val="center"/>
          </w:tcPr>
          <w:p w14:paraId="5DB1F89B" w14:textId="77777777" w:rsidR="00327C67" w:rsidRDefault="00725148">
            <w:pPr>
              <w:spacing w:before="100" w:after="100"/>
              <w:ind w:left="100" w:right="100"/>
            </w:pPr>
            <w:r>
              <w:rPr>
                <w:rFonts w:ascii="Helvetica" w:eastAsia="Helvetica" w:hAnsi="Helvetica" w:cs="Helvetica"/>
                <w:color w:val="000000"/>
                <w:sz w:val="20"/>
                <w:szCs w:val="20"/>
              </w:rPr>
              <w:t>24 (18%)</w:t>
            </w:r>
          </w:p>
        </w:tc>
      </w:tr>
      <w:tr w:rsidR="00327C67" w14:paraId="607D0D98" w14:textId="77777777">
        <w:trPr>
          <w:cantSplit/>
          <w:jc w:val="center"/>
        </w:trPr>
        <w:tc>
          <w:tcPr>
            <w:tcW w:w="1800" w:type="dxa"/>
            <w:shd w:val="clear" w:color="auto" w:fill="FFFFFF"/>
            <w:tcMar>
              <w:top w:w="0" w:type="dxa"/>
              <w:left w:w="0" w:type="dxa"/>
              <w:bottom w:w="0" w:type="dxa"/>
              <w:right w:w="0" w:type="dxa"/>
            </w:tcMar>
          </w:tcPr>
          <w:p w14:paraId="5001F394" w14:textId="77777777" w:rsidR="00327C67" w:rsidRDefault="00725148">
            <w:pPr>
              <w:spacing w:before="100" w:after="100"/>
              <w:ind w:left="100" w:right="100"/>
            </w:pPr>
            <w:r>
              <w:rPr>
                <w:rFonts w:ascii="Helvetica" w:eastAsia="Helvetica" w:hAnsi="Helvetica" w:cs="Helvetica"/>
                <w:color w:val="000000"/>
                <w:sz w:val="20"/>
                <w:szCs w:val="20"/>
              </w:rPr>
              <w:t xml:space="preserve">X-Ray </w:t>
            </w:r>
            <w:proofErr w:type="spellStart"/>
            <w:r>
              <w:rPr>
                <w:rFonts w:ascii="Helvetica" w:eastAsia="Helvetica" w:hAnsi="Helvetica" w:cs="Helvetica"/>
                <w:color w:val="000000"/>
                <w:sz w:val="20"/>
                <w:szCs w:val="20"/>
              </w:rPr>
              <w:t>Miliary</w:t>
            </w:r>
            <w:proofErr w:type="spellEnd"/>
            <w:r>
              <w:rPr>
                <w:rFonts w:ascii="Helvetica" w:eastAsia="Helvetica" w:hAnsi="Helvetica" w:cs="Helvetica"/>
                <w:color w:val="000000"/>
                <w:sz w:val="20"/>
                <w:szCs w:val="20"/>
              </w:rPr>
              <w:t xml:space="preserve"> TB</w:t>
            </w:r>
          </w:p>
        </w:tc>
        <w:tc>
          <w:tcPr>
            <w:tcW w:w="1800" w:type="dxa"/>
            <w:shd w:val="clear" w:color="auto" w:fill="FFFFFF"/>
            <w:tcMar>
              <w:top w:w="0" w:type="dxa"/>
              <w:left w:w="0" w:type="dxa"/>
              <w:bottom w:w="0" w:type="dxa"/>
              <w:right w:w="0" w:type="dxa"/>
            </w:tcMar>
            <w:vAlign w:val="center"/>
          </w:tcPr>
          <w:p w14:paraId="75EA52A6" w14:textId="77777777" w:rsidR="00327C67" w:rsidRDefault="00725148">
            <w:pPr>
              <w:spacing w:before="100" w:after="100"/>
              <w:ind w:left="100" w:right="100"/>
            </w:pPr>
            <w:r>
              <w:rPr>
                <w:rFonts w:ascii="Helvetica" w:eastAsia="Helvetica" w:hAnsi="Helvetica" w:cs="Helvetica"/>
                <w:color w:val="000000"/>
                <w:sz w:val="20"/>
                <w:szCs w:val="20"/>
              </w:rPr>
              <w:t>2 (0.3%)</w:t>
            </w:r>
          </w:p>
        </w:tc>
        <w:tc>
          <w:tcPr>
            <w:tcW w:w="1800" w:type="dxa"/>
            <w:shd w:val="clear" w:color="auto" w:fill="FFFFFF"/>
            <w:tcMar>
              <w:top w:w="0" w:type="dxa"/>
              <w:left w:w="0" w:type="dxa"/>
              <w:bottom w:w="0" w:type="dxa"/>
              <w:right w:w="0" w:type="dxa"/>
            </w:tcMar>
            <w:vAlign w:val="center"/>
          </w:tcPr>
          <w:p w14:paraId="39719AFF" w14:textId="77777777" w:rsidR="00327C67" w:rsidRDefault="00725148">
            <w:pPr>
              <w:spacing w:before="100" w:after="100"/>
              <w:ind w:left="100" w:right="100"/>
            </w:pPr>
            <w:r>
              <w:rPr>
                <w:rFonts w:ascii="Helvetica" w:eastAsia="Helvetica" w:hAnsi="Helvetica" w:cs="Helvetica"/>
                <w:color w:val="000000"/>
                <w:sz w:val="20"/>
                <w:szCs w:val="20"/>
              </w:rPr>
              <w:t>3 (3.3%)</w:t>
            </w:r>
          </w:p>
        </w:tc>
        <w:tc>
          <w:tcPr>
            <w:tcW w:w="1800" w:type="dxa"/>
            <w:shd w:val="clear" w:color="auto" w:fill="FFFFFF"/>
            <w:tcMar>
              <w:top w:w="0" w:type="dxa"/>
              <w:left w:w="0" w:type="dxa"/>
              <w:bottom w:w="0" w:type="dxa"/>
              <w:right w:w="0" w:type="dxa"/>
            </w:tcMar>
            <w:vAlign w:val="center"/>
          </w:tcPr>
          <w:p w14:paraId="565409AB" w14:textId="77777777" w:rsidR="00327C67" w:rsidRDefault="00725148">
            <w:pPr>
              <w:spacing w:before="100" w:after="100"/>
              <w:ind w:left="100" w:right="100"/>
            </w:pPr>
            <w:r>
              <w:rPr>
                <w:rFonts w:ascii="Helvetica" w:eastAsia="Helvetica" w:hAnsi="Helvetica" w:cs="Helvetica"/>
                <w:color w:val="000000"/>
                <w:sz w:val="20"/>
                <w:szCs w:val="20"/>
              </w:rPr>
              <w:t>2 (0.3%)</w:t>
            </w:r>
          </w:p>
        </w:tc>
        <w:tc>
          <w:tcPr>
            <w:tcW w:w="1800" w:type="dxa"/>
            <w:shd w:val="clear" w:color="auto" w:fill="FFFFFF"/>
            <w:tcMar>
              <w:top w:w="0" w:type="dxa"/>
              <w:left w:w="0" w:type="dxa"/>
              <w:bottom w:w="0" w:type="dxa"/>
              <w:right w:w="0" w:type="dxa"/>
            </w:tcMar>
            <w:vAlign w:val="center"/>
          </w:tcPr>
          <w:p w14:paraId="7103C793" w14:textId="77777777" w:rsidR="00327C67" w:rsidRDefault="00725148">
            <w:pPr>
              <w:spacing w:before="100" w:after="100"/>
              <w:ind w:left="100" w:right="100"/>
            </w:pPr>
            <w:r>
              <w:rPr>
                <w:rFonts w:ascii="Helvetica" w:eastAsia="Helvetica" w:hAnsi="Helvetica" w:cs="Helvetica"/>
                <w:color w:val="000000"/>
                <w:sz w:val="20"/>
                <w:szCs w:val="20"/>
              </w:rPr>
              <w:t>3 (4.1%)</w:t>
            </w:r>
          </w:p>
        </w:tc>
        <w:tc>
          <w:tcPr>
            <w:tcW w:w="1800" w:type="dxa"/>
            <w:shd w:val="clear" w:color="auto" w:fill="FFFFFF"/>
            <w:tcMar>
              <w:top w:w="0" w:type="dxa"/>
              <w:left w:w="0" w:type="dxa"/>
              <w:bottom w:w="0" w:type="dxa"/>
              <w:right w:w="0" w:type="dxa"/>
            </w:tcMar>
            <w:vAlign w:val="center"/>
          </w:tcPr>
          <w:p w14:paraId="390C462B" w14:textId="77777777" w:rsidR="00327C67" w:rsidRDefault="00725148">
            <w:pPr>
              <w:spacing w:before="100" w:after="100"/>
              <w:ind w:left="100" w:right="100"/>
            </w:pPr>
            <w:r>
              <w:rPr>
                <w:rFonts w:ascii="Helvetica" w:eastAsia="Helvetica" w:hAnsi="Helvetica" w:cs="Helvetica"/>
                <w:color w:val="000000"/>
                <w:sz w:val="20"/>
                <w:szCs w:val="20"/>
              </w:rPr>
              <w:t>2 (0.4%)</w:t>
            </w:r>
          </w:p>
        </w:tc>
        <w:tc>
          <w:tcPr>
            <w:tcW w:w="1800" w:type="dxa"/>
            <w:shd w:val="clear" w:color="auto" w:fill="FFFFFF"/>
            <w:tcMar>
              <w:top w:w="0" w:type="dxa"/>
              <w:left w:w="0" w:type="dxa"/>
              <w:bottom w:w="0" w:type="dxa"/>
              <w:right w:w="0" w:type="dxa"/>
            </w:tcMar>
            <w:vAlign w:val="center"/>
          </w:tcPr>
          <w:p w14:paraId="26ECAB86" w14:textId="77777777" w:rsidR="00327C67" w:rsidRDefault="00725148">
            <w:pPr>
              <w:spacing w:before="100" w:after="100"/>
              <w:ind w:left="100" w:right="100"/>
            </w:pPr>
            <w:r>
              <w:rPr>
                <w:rFonts w:ascii="Helvetica" w:eastAsia="Helvetica" w:hAnsi="Helvetica" w:cs="Helvetica"/>
                <w:color w:val="000000"/>
                <w:sz w:val="20"/>
                <w:szCs w:val="20"/>
              </w:rPr>
              <w:t>3 (2.3%)</w:t>
            </w:r>
          </w:p>
        </w:tc>
      </w:tr>
      <w:tr w:rsidR="00327C67" w14:paraId="06B262DF" w14:textId="77777777">
        <w:trPr>
          <w:cantSplit/>
          <w:jc w:val="center"/>
        </w:trPr>
        <w:tc>
          <w:tcPr>
            <w:tcW w:w="1800" w:type="dxa"/>
            <w:shd w:val="clear" w:color="auto" w:fill="EFEFEF"/>
            <w:tcMar>
              <w:top w:w="0" w:type="dxa"/>
              <w:left w:w="0" w:type="dxa"/>
              <w:bottom w:w="0" w:type="dxa"/>
              <w:right w:w="0" w:type="dxa"/>
            </w:tcMar>
          </w:tcPr>
          <w:p w14:paraId="387F58DC" w14:textId="77777777" w:rsidR="00327C67" w:rsidRDefault="00725148">
            <w:pPr>
              <w:spacing w:before="100" w:after="100"/>
              <w:ind w:left="100" w:right="100"/>
            </w:pPr>
            <w:r>
              <w:rPr>
                <w:rFonts w:ascii="Helvetica" w:eastAsia="Helvetica" w:hAnsi="Helvetica" w:cs="Helvetica"/>
                <w:color w:val="000000"/>
                <w:sz w:val="20"/>
                <w:szCs w:val="20"/>
              </w:rPr>
              <w:t>CSF Lymphocyte Count</w:t>
            </w:r>
          </w:p>
        </w:tc>
        <w:tc>
          <w:tcPr>
            <w:tcW w:w="1800" w:type="dxa"/>
            <w:shd w:val="clear" w:color="auto" w:fill="EFEFEF"/>
            <w:tcMar>
              <w:top w:w="0" w:type="dxa"/>
              <w:left w:w="0" w:type="dxa"/>
              <w:bottom w:w="0" w:type="dxa"/>
              <w:right w:w="0" w:type="dxa"/>
            </w:tcMar>
            <w:vAlign w:val="center"/>
          </w:tcPr>
          <w:p w14:paraId="0880C532" w14:textId="77777777" w:rsidR="00327C67" w:rsidRDefault="00725148">
            <w:pPr>
              <w:spacing w:before="100" w:after="100"/>
              <w:ind w:left="100" w:right="100"/>
            </w:pPr>
            <w:r>
              <w:rPr>
                <w:rFonts w:ascii="Helvetica" w:eastAsia="Helvetica" w:hAnsi="Helvetica" w:cs="Helvetica"/>
                <w:color w:val="000000"/>
                <w:sz w:val="20"/>
                <w:szCs w:val="20"/>
              </w:rPr>
              <w:t>283 (9, 274)</w:t>
            </w:r>
          </w:p>
        </w:tc>
        <w:tc>
          <w:tcPr>
            <w:tcW w:w="1800" w:type="dxa"/>
            <w:shd w:val="clear" w:color="auto" w:fill="EFEFEF"/>
            <w:tcMar>
              <w:top w:w="0" w:type="dxa"/>
              <w:left w:w="0" w:type="dxa"/>
              <w:bottom w:w="0" w:type="dxa"/>
              <w:right w:w="0" w:type="dxa"/>
            </w:tcMar>
            <w:vAlign w:val="center"/>
          </w:tcPr>
          <w:p w14:paraId="4F19B766" w14:textId="77777777" w:rsidR="00327C67" w:rsidRDefault="00725148">
            <w:pPr>
              <w:spacing w:before="100" w:after="100"/>
              <w:ind w:left="100" w:right="100"/>
            </w:pPr>
            <w:r>
              <w:rPr>
                <w:rFonts w:ascii="Helvetica" w:eastAsia="Helvetica" w:hAnsi="Helvetica" w:cs="Helvetica"/>
                <w:color w:val="000000"/>
                <w:sz w:val="20"/>
                <w:szCs w:val="20"/>
              </w:rPr>
              <w:t>225 (77, 305)</w:t>
            </w:r>
          </w:p>
        </w:tc>
        <w:tc>
          <w:tcPr>
            <w:tcW w:w="1800" w:type="dxa"/>
            <w:shd w:val="clear" w:color="auto" w:fill="EFEFEF"/>
            <w:tcMar>
              <w:top w:w="0" w:type="dxa"/>
              <w:left w:w="0" w:type="dxa"/>
              <w:bottom w:w="0" w:type="dxa"/>
              <w:right w:w="0" w:type="dxa"/>
            </w:tcMar>
            <w:vAlign w:val="center"/>
          </w:tcPr>
          <w:p w14:paraId="289DB2A7" w14:textId="77777777" w:rsidR="00327C67" w:rsidRDefault="00725148">
            <w:pPr>
              <w:spacing w:before="100" w:after="100"/>
              <w:ind w:left="100" w:right="100"/>
            </w:pPr>
            <w:r>
              <w:rPr>
                <w:rFonts w:ascii="Helvetica" w:eastAsia="Helvetica" w:hAnsi="Helvetica" w:cs="Helvetica"/>
                <w:color w:val="000000"/>
                <w:sz w:val="20"/>
                <w:szCs w:val="20"/>
              </w:rPr>
              <w:t>284 (10, 289)</w:t>
            </w:r>
          </w:p>
        </w:tc>
        <w:tc>
          <w:tcPr>
            <w:tcW w:w="1800" w:type="dxa"/>
            <w:shd w:val="clear" w:color="auto" w:fill="EFEFEF"/>
            <w:tcMar>
              <w:top w:w="0" w:type="dxa"/>
              <w:left w:w="0" w:type="dxa"/>
              <w:bottom w:w="0" w:type="dxa"/>
              <w:right w:w="0" w:type="dxa"/>
            </w:tcMar>
            <w:vAlign w:val="center"/>
          </w:tcPr>
          <w:p w14:paraId="44DB680A" w14:textId="77777777" w:rsidR="00327C67" w:rsidRDefault="00725148">
            <w:pPr>
              <w:spacing w:before="100" w:after="100"/>
              <w:ind w:left="100" w:right="100"/>
            </w:pPr>
            <w:r>
              <w:rPr>
                <w:rFonts w:ascii="Helvetica" w:eastAsia="Helvetica" w:hAnsi="Helvetica" w:cs="Helvetica"/>
                <w:color w:val="000000"/>
                <w:sz w:val="20"/>
                <w:szCs w:val="20"/>
              </w:rPr>
              <w:t>201 (54, 236)</w:t>
            </w:r>
          </w:p>
        </w:tc>
        <w:tc>
          <w:tcPr>
            <w:tcW w:w="1800" w:type="dxa"/>
            <w:shd w:val="clear" w:color="auto" w:fill="EFEFEF"/>
            <w:tcMar>
              <w:top w:w="0" w:type="dxa"/>
              <w:left w:w="0" w:type="dxa"/>
              <w:bottom w:w="0" w:type="dxa"/>
              <w:right w:w="0" w:type="dxa"/>
            </w:tcMar>
            <w:vAlign w:val="center"/>
          </w:tcPr>
          <w:p w14:paraId="30332A64" w14:textId="77777777" w:rsidR="00327C67" w:rsidRDefault="00725148">
            <w:pPr>
              <w:spacing w:before="100" w:after="100"/>
              <w:ind w:left="100" w:right="100"/>
            </w:pPr>
            <w:r>
              <w:rPr>
                <w:rFonts w:ascii="Helvetica" w:eastAsia="Helvetica" w:hAnsi="Helvetica" w:cs="Helvetica"/>
                <w:color w:val="000000"/>
                <w:sz w:val="20"/>
                <w:szCs w:val="20"/>
              </w:rPr>
              <w:t>291 (8, 286)</w:t>
            </w:r>
          </w:p>
        </w:tc>
        <w:tc>
          <w:tcPr>
            <w:tcW w:w="1800" w:type="dxa"/>
            <w:shd w:val="clear" w:color="auto" w:fill="EFEFEF"/>
            <w:tcMar>
              <w:top w:w="0" w:type="dxa"/>
              <w:left w:w="0" w:type="dxa"/>
              <w:bottom w:w="0" w:type="dxa"/>
              <w:right w:w="0" w:type="dxa"/>
            </w:tcMar>
            <w:vAlign w:val="center"/>
          </w:tcPr>
          <w:p w14:paraId="35EE013D" w14:textId="77777777" w:rsidR="00327C67" w:rsidRDefault="00725148">
            <w:pPr>
              <w:spacing w:before="100" w:after="100"/>
              <w:ind w:left="100" w:right="100"/>
            </w:pPr>
            <w:r>
              <w:rPr>
                <w:rFonts w:ascii="Helvetica" w:eastAsia="Helvetica" w:hAnsi="Helvetica" w:cs="Helvetica"/>
                <w:color w:val="000000"/>
                <w:sz w:val="20"/>
                <w:szCs w:val="20"/>
              </w:rPr>
              <w:t>210 (65, 271)</w:t>
            </w:r>
          </w:p>
        </w:tc>
      </w:tr>
      <w:tr w:rsidR="00327C67" w14:paraId="305EAA3D" w14:textId="77777777">
        <w:trPr>
          <w:cantSplit/>
          <w:jc w:val="center"/>
        </w:trPr>
        <w:tc>
          <w:tcPr>
            <w:tcW w:w="1800" w:type="dxa"/>
            <w:shd w:val="clear" w:color="auto" w:fill="FFFFFF"/>
            <w:tcMar>
              <w:top w:w="0" w:type="dxa"/>
              <w:left w:w="0" w:type="dxa"/>
              <w:bottom w:w="0" w:type="dxa"/>
              <w:right w:w="0" w:type="dxa"/>
            </w:tcMar>
          </w:tcPr>
          <w:p w14:paraId="0487B319"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64EE6E64" w14:textId="77777777" w:rsidR="00327C67" w:rsidRDefault="00725148">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2A0DE7E4"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7285EF71" w14:textId="77777777" w:rsidR="00327C67" w:rsidRDefault="00725148">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173FA52F"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7FB0BB89" w14:textId="77777777" w:rsidR="00327C67" w:rsidRDefault="00725148">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3A177134" w14:textId="77777777" w:rsidR="00327C67" w:rsidRDefault="00725148">
            <w:pPr>
              <w:spacing w:before="100" w:after="100"/>
              <w:ind w:left="100" w:right="100"/>
            </w:pPr>
            <w:r>
              <w:rPr>
                <w:rFonts w:ascii="Helvetica" w:eastAsia="Helvetica" w:hAnsi="Helvetica" w:cs="Helvetica"/>
                <w:color w:val="000000"/>
                <w:sz w:val="20"/>
                <w:szCs w:val="20"/>
              </w:rPr>
              <w:t>0</w:t>
            </w:r>
          </w:p>
        </w:tc>
      </w:tr>
      <w:tr w:rsidR="00327C67" w14:paraId="2A478F40" w14:textId="77777777">
        <w:trPr>
          <w:cantSplit/>
          <w:jc w:val="center"/>
        </w:trPr>
        <w:tc>
          <w:tcPr>
            <w:tcW w:w="1800" w:type="dxa"/>
            <w:shd w:val="clear" w:color="auto" w:fill="EFEFEF"/>
            <w:tcMar>
              <w:top w:w="0" w:type="dxa"/>
              <w:left w:w="0" w:type="dxa"/>
              <w:bottom w:w="0" w:type="dxa"/>
              <w:right w:w="0" w:type="dxa"/>
            </w:tcMar>
          </w:tcPr>
          <w:p w14:paraId="3AB5B18A" w14:textId="77777777" w:rsidR="00327C67" w:rsidRDefault="00725148">
            <w:pPr>
              <w:spacing w:before="100" w:after="100"/>
              <w:ind w:left="100" w:right="100"/>
            </w:pPr>
            <w:r>
              <w:rPr>
                <w:rFonts w:ascii="Helvetica" w:eastAsia="Helvetica" w:hAnsi="Helvetica" w:cs="Helvetica"/>
                <w:color w:val="000000"/>
                <w:sz w:val="20"/>
                <w:szCs w:val="20"/>
              </w:rPr>
              <w:t>CSF Neutrophil Count</w:t>
            </w:r>
          </w:p>
        </w:tc>
        <w:tc>
          <w:tcPr>
            <w:tcW w:w="1800" w:type="dxa"/>
            <w:shd w:val="clear" w:color="auto" w:fill="EFEFEF"/>
            <w:tcMar>
              <w:top w:w="0" w:type="dxa"/>
              <w:left w:w="0" w:type="dxa"/>
              <w:bottom w:w="0" w:type="dxa"/>
              <w:right w:w="0" w:type="dxa"/>
            </w:tcMar>
            <w:vAlign w:val="center"/>
          </w:tcPr>
          <w:p w14:paraId="6768CAA1" w14:textId="77777777" w:rsidR="00327C67" w:rsidRDefault="00725148">
            <w:pPr>
              <w:spacing w:before="100" w:after="100"/>
              <w:ind w:left="100" w:right="100"/>
            </w:pPr>
            <w:r>
              <w:rPr>
                <w:rFonts w:ascii="Helvetica" w:eastAsia="Helvetica" w:hAnsi="Helvetica" w:cs="Helvetica"/>
                <w:color w:val="000000"/>
                <w:sz w:val="20"/>
                <w:szCs w:val="20"/>
              </w:rPr>
              <w:t>1,108 (3, 201)</w:t>
            </w:r>
          </w:p>
        </w:tc>
        <w:tc>
          <w:tcPr>
            <w:tcW w:w="1800" w:type="dxa"/>
            <w:shd w:val="clear" w:color="auto" w:fill="EFEFEF"/>
            <w:tcMar>
              <w:top w:w="0" w:type="dxa"/>
              <w:left w:w="0" w:type="dxa"/>
              <w:bottom w:w="0" w:type="dxa"/>
              <w:right w:w="0" w:type="dxa"/>
            </w:tcMar>
            <w:vAlign w:val="center"/>
          </w:tcPr>
          <w:p w14:paraId="3A3277FA" w14:textId="77777777" w:rsidR="00327C67" w:rsidRDefault="00725148">
            <w:pPr>
              <w:spacing w:before="100" w:after="100"/>
              <w:ind w:left="100" w:right="100"/>
            </w:pPr>
            <w:r>
              <w:rPr>
                <w:rFonts w:ascii="Helvetica" w:eastAsia="Helvetica" w:hAnsi="Helvetica" w:cs="Helvetica"/>
                <w:color w:val="000000"/>
                <w:sz w:val="20"/>
                <w:szCs w:val="20"/>
              </w:rPr>
              <w:t>241 (53, 223)</w:t>
            </w:r>
          </w:p>
        </w:tc>
        <w:tc>
          <w:tcPr>
            <w:tcW w:w="1800" w:type="dxa"/>
            <w:shd w:val="clear" w:color="auto" w:fill="EFEFEF"/>
            <w:tcMar>
              <w:top w:w="0" w:type="dxa"/>
              <w:left w:w="0" w:type="dxa"/>
              <w:bottom w:w="0" w:type="dxa"/>
              <w:right w:w="0" w:type="dxa"/>
            </w:tcMar>
            <w:vAlign w:val="center"/>
          </w:tcPr>
          <w:p w14:paraId="3D318477" w14:textId="77777777" w:rsidR="00327C67" w:rsidRDefault="00725148">
            <w:pPr>
              <w:spacing w:before="100" w:after="100"/>
              <w:ind w:left="100" w:right="100"/>
            </w:pPr>
            <w:r>
              <w:rPr>
                <w:rFonts w:ascii="Helvetica" w:eastAsia="Helvetica" w:hAnsi="Helvetica" w:cs="Helvetica"/>
                <w:color w:val="000000"/>
                <w:sz w:val="20"/>
                <w:szCs w:val="20"/>
              </w:rPr>
              <w:t>1,080 (3, 171)</w:t>
            </w:r>
          </w:p>
        </w:tc>
        <w:tc>
          <w:tcPr>
            <w:tcW w:w="1800" w:type="dxa"/>
            <w:shd w:val="clear" w:color="auto" w:fill="EFEFEF"/>
            <w:tcMar>
              <w:top w:w="0" w:type="dxa"/>
              <w:left w:w="0" w:type="dxa"/>
              <w:bottom w:w="0" w:type="dxa"/>
              <w:right w:w="0" w:type="dxa"/>
            </w:tcMar>
            <w:vAlign w:val="center"/>
          </w:tcPr>
          <w:p w14:paraId="2FB3B07C" w14:textId="77777777" w:rsidR="00327C67" w:rsidRDefault="00725148">
            <w:pPr>
              <w:spacing w:before="100" w:after="100"/>
              <w:ind w:left="100" w:right="100"/>
            </w:pPr>
            <w:r>
              <w:rPr>
                <w:rFonts w:ascii="Helvetica" w:eastAsia="Helvetica" w:hAnsi="Helvetica" w:cs="Helvetica"/>
                <w:color w:val="000000"/>
                <w:sz w:val="20"/>
                <w:szCs w:val="20"/>
              </w:rPr>
              <w:t>270 (54, 301)</w:t>
            </w:r>
          </w:p>
        </w:tc>
        <w:tc>
          <w:tcPr>
            <w:tcW w:w="1800" w:type="dxa"/>
            <w:shd w:val="clear" w:color="auto" w:fill="EFEFEF"/>
            <w:tcMar>
              <w:top w:w="0" w:type="dxa"/>
              <w:left w:w="0" w:type="dxa"/>
              <w:bottom w:w="0" w:type="dxa"/>
              <w:right w:w="0" w:type="dxa"/>
            </w:tcMar>
            <w:vAlign w:val="center"/>
          </w:tcPr>
          <w:p w14:paraId="1B864410" w14:textId="77777777" w:rsidR="00327C67" w:rsidRDefault="00725148">
            <w:pPr>
              <w:spacing w:before="100" w:after="100"/>
              <w:ind w:left="100" w:right="100"/>
            </w:pPr>
            <w:r>
              <w:rPr>
                <w:rFonts w:ascii="Helvetica" w:eastAsia="Helvetica" w:hAnsi="Helvetica" w:cs="Helvetica"/>
                <w:color w:val="000000"/>
                <w:sz w:val="20"/>
                <w:szCs w:val="20"/>
              </w:rPr>
              <w:t>1,170 (2, 173)</w:t>
            </w:r>
          </w:p>
        </w:tc>
        <w:tc>
          <w:tcPr>
            <w:tcW w:w="1800" w:type="dxa"/>
            <w:shd w:val="clear" w:color="auto" w:fill="EFEFEF"/>
            <w:tcMar>
              <w:top w:w="0" w:type="dxa"/>
              <w:left w:w="0" w:type="dxa"/>
              <w:bottom w:w="0" w:type="dxa"/>
              <w:right w:w="0" w:type="dxa"/>
            </w:tcMar>
            <w:vAlign w:val="center"/>
          </w:tcPr>
          <w:p w14:paraId="08EDEA70" w14:textId="77777777" w:rsidR="00327C67" w:rsidRDefault="00725148">
            <w:pPr>
              <w:spacing w:before="100" w:after="100"/>
              <w:ind w:left="100" w:right="100"/>
            </w:pPr>
            <w:r>
              <w:rPr>
                <w:rFonts w:ascii="Helvetica" w:eastAsia="Helvetica" w:hAnsi="Helvetica" w:cs="Helvetica"/>
                <w:color w:val="000000"/>
                <w:sz w:val="20"/>
                <w:szCs w:val="20"/>
              </w:rPr>
              <w:t>256 (31, 231)</w:t>
            </w:r>
          </w:p>
        </w:tc>
      </w:tr>
      <w:tr w:rsidR="00327C67" w14:paraId="7CCB36BD" w14:textId="77777777">
        <w:trPr>
          <w:cantSplit/>
          <w:jc w:val="center"/>
        </w:trPr>
        <w:tc>
          <w:tcPr>
            <w:tcW w:w="1800" w:type="dxa"/>
            <w:shd w:val="clear" w:color="auto" w:fill="FFFFFF"/>
            <w:tcMar>
              <w:top w:w="0" w:type="dxa"/>
              <w:left w:w="0" w:type="dxa"/>
              <w:bottom w:w="0" w:type="dxa"/>
              <w:right w:w="0" w:type="dxa"/>
            </w:tcMar>
          </w:tcPr>
          <w:p w14:paraId="164F4572"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7A27ECEB" w14:textId="77777777" w:rsidR="00327C67" w:rsidRDefault="00725148">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68B8F0A6"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19F5051F" w14:textId="77777777" w:rsidR="00327C67" w:rsidRDefault="00725148">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67D2308E"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059D9D91" w14:textId="77777777" w:rsidR="00327C67" w:rsidRDefault="00725148">
            <w:pPr>
              <w:spacing w:before="100" w:after="100"/>
              <w:ind w:left="100" w:right="100"/>
            </w:pPr>
            <w:r>
              <w:rPr>
                <w:rFonts w:ascii="Helvetica" w:eastAsia="Helvetica" w:hAnsi="Helvetica" w:cs="Helvetica"/>
                <w:color w:val="000000"/>
                <w:sz w:val="20"/>
                <w:szCs w:val="20"/>
              </w:rPr>
              <w:t>2</w:t>
            </w:r>
          </w:p>
        </w:tc>
        <w:tc>
          <w:tcPr>
            <w:tcW w:w="1800" w:type="dxa"/>
            <w:shd w:val="clear" w:color="auto" w:fill="FFFFFF"/>
            <w:tcMar>
              <w:top w:w="0" w:type="dxa"/>
              <w:left w:w="0" w:type="dxa"/>
              <w:bottom w:w="0" w:type="dxa"/>
              <w:right w:w="0" w:type="dxa"/>
            </w:tcMar>
            <w:vAlign w:val="center"/>
          </w:tcPr>
          <w:p w14:paraId="0AB27F53" w14:textId="77777777" w:rsidR="00327C67" w:rsidRDefault="00725148">
            <w:pPr>
              <w:spacing w:before="100" w:after="100"/>
              <w:ind w:left="100" w:right="100"/>
            </w:pPr>
            <w:r>
              <w:rPr>
                <w:rFonts w:ascii="Helvetica" w:eastAsia="Helvetica" w:hAnsi="Helvetica" w:cs="Helvetica"/>
                <w:color w:val="000000"/>
                <w:sz w:val="20"/>
                <w:szCs w:val="20"/>
              </w:rPr>
              <w:t>0</w:t>
            </w:r>
          </w:p>
        </w:tc>
      </w:tr>
      <w:tr w:rsidR="00327C67" w14:paraId="43AE3AD9" w14:textId="77777777">
        <w:trPr>
          <w:cantSplit/>
          <w:jc w:val="center"/>
        </w:trPr>
        <w:tc>
          <w:tcPr>
            <w:tcW w:w="1800" w:type="dxa"/>
            <w:shd w:val="clear" w:color="auto" w:fill="EFEFEF"/>
            <w:tcMar>
              <w:top w:w="0" w:type="dxa"/>
              <w:left w:w="0" w:type="dxa"/>
              <w:bottom w:w="0" w:type="dxa"/>
              <w:right w:w="0" w:type="dxa"/>
            </w:tcMar>
          </w:tcPr>
          <w:p w14:paraId="1AFFFB94" w14:textId="77777777" w:rsidR="00327C67" w:rsidRDefault="00725148">
            <w:pPr>
              <w:spacing w:before="100" w:after="100"/>
              <w:ind w:left="100" w:right="100"/>
            </w:pPr>
            <w:r>
              <w:rPr>
                <w:rFonts w:ascii="Helvetica" w:eastAsia="Helvetica" w:hAnsi="Helvetica" w:cs="Helvetica"/>
                <w:color w:val="000000"/>
                <w:sz w:val="20"/>
                <w:szCs w:val="20"/>
              </w:rPr>
              <w:t xml:space="preserve">CSF </w:t>
            </w:r>
            <w:proofErr w:type="spellStart"/>
            <w:r>
              <w:rPr>
                <w:rFonts w:ascii="Helvetica" w:eastAsia="Helvetica" w:hAnsi="Helvetica" w:cs="Helvetica"/>
                <w:color w:val="000000"/>
                <w:sz w:val="20"/>
                <w:szCs w:val="20"/>
              </w:rPr>
              <w:t>Oeosinophil</w:t>
            </w:r>
            <w:proofErr w:type="spellEnd"/>
            <w:r>
              <w:rPr>
                <w:rFonts w:ascii="Helvetica" w:eastAsia="Helvetica" w:hAnsi="Helvetica" w:cs="Helvetica"/>
                <w:color w:val="000000"/>
                <w:sz w:val="20"/>
                <w:szCs w:val="20"/>
              </w:rPr>
              <w:t xml:space="preserve"> Count</w:t>
            </w:r>
          </w:p>
        </w:tc>
        <w:tc>
          <w:tcPr>
            <w:tcW w:w="1800" w:type="dxa"/>
            <w:shd w:val="clear" w:color="auto" w:fill="EFEFEF"/>
            <w:tcMar>
              <w:top w:w="0" w:type="dxa"/>
              <w:left w:w="0" w:type="dxa"/>
              <w:bottom w:w="0" w:type="dxa"/>
              <w:right w:w="0" w:type="dxa"/>
            </w:tcMar>
            <w:vAlign w:val="center"/>
          </w:tcPr>
          <w:p w14:paraId="69632D9C" w14:textId="77777777" w:rsidR="00327C67" w:rsidRDefault="00725148">
            <w:pPr>
              <w:spacing w:before="100" w:after="100"/>
              <w:ind w:left="100" w:right="100"/>
            </w:pPr>
            <w:r>
              <w:rPr>
                <w:rFonts w:ascii="Helvetica" w:eastAsia="Helvetica" w:hAnsi="Helvetica" w:cs="Helvetica"/>
                <w:color w:val="000000"/>
                <w:sz w:val="20"/>
                <w:szCs w:val="20"/>
              </w:rPr>
              <w:t>8 (0, 0)</w:t>
            </w:r>
          </w:p>
        </w:tc>
        <w:tc>
          <w:tcPr>
            <w:tcW w:w="1800" w:type="dxa"/>
            <w:shd w:val="clear" w:color="auto" w:fill="EFEFEF"/>
            <w:tcMar>
              <w:top w:w="0" w:type="dxa"/>
              <w:left w:w="0" w:type="dxa"/>
              <w:bottom w:w="0" w:type="dxa"/>
              <w:right w:w="0" w:type="dxa"/>
            </w:tcMar>
            <w:vAlign w:val="center"/>
          </w:tcPr>
          <w:p w14:paraId="1CD9B981" w14:textId="77777777" w:rsidR="00327C67" w:rsidRDefault="00725148">
            <w:pPr>
              <w:spacing w:before="100" w:after="100"/>
              <w:ind w:left="100" w:right="100"/>
            </w:pPr>
            <w:r>
              <w:rPr>
                <w:rFonts w:ascii="Helvetica" w:eastAsia="Helvetica" w:hAnsi="Helvetica" w:cs="Helvetica"/>
                <w:color w:val="000000"/>
                <w:sz w:val="20"/>
                <w:szCs w:val="20"/>
              </w:rPr>
              <w:t>0 (0, 0)</w:t>
            </w:r>
          </w:p>
        </w:tc>
        <w:tc>
          <w:tcPr>
            <w:tcW w:w="1800" w:type="dxa"/>
            <w:shd w:val="clear" w:color="auto" w:fill="EFEFEF"/>
            <w:tcMar>
              <w:top w:w="0" w:type="dxa"/>
              <w:left w:w="0" w:type="dxa"/>
              <w:bottom w:w="0" w:type="dxa"/>
              <w:right w:w="0" w:type="dxa"/>
            </w:tcMar>
            <w:vAlign w:val="center"/>
          </w:tcPr>
          <w:p w14:paraId="67AE38B1" w14:textId="77777777" w:rsidR="00327C67" w:rsidRDefault="00725148">
            <w:pPr>
              <w:spacing w:before="100" w:after="100"/>
              <w:ind w:left="100" w:right="100"/>
            </w:pPr>
            <w:r>
              <w:rPr>
                <w:rFonts w:ascii="Helvetica" w:eastAsia="Helvetica" w:hAnsi="Helvetica" w:cs="Helvetica"/>
                <w:color w:val="000000"/>
                <w:sz w:val="20"/>
                <w:szCs w:val="20"/>
              </w:rPr>
              <w:t>8 (0, 0)</w:t>
            </w:r>
          </w:p>
        </w:tc>
        <w:tc>
          <w:tcPr>
            <w:tcW w:w="1800" w:type="dxa"/>
            <w:shd w:val="clear" w:color="auto" w:fill="EFEFEF"/>
            <w:tcMar>
              <w:top w:w="0" w:type="dxa"/>
              <w:left w:w="0" w:type="dxa"/>
              <w:bottom w:w="0" w:type="dxa"/>
              <w:right w:w="0" w:type="dxa"/>
            </w:tcMar>
            <w:vAlign w:val="center"/>
          </w:tcPr>
          <w:p w14:paraId="21C1CC4C" w14:textId="77777777" w:rsidR="00327C67" w:rsidRDefault="00725148">
            <w:pPr>
              <w:spacing w:before="100" w:after="100"/>
              <w:ind w:left="100" w:right="100"/>
            </w:pPr>
            <w:r>
              <w:rPr>
                <w:rFonts w:ascii="Helvetica" w:eastAsia="Helvetica" w:hAnsi="Helvetica" w:cs="Helvetica"/>
                <w:color w:val="000000"/>
                <w:sz w:val="20"/>
                <w:szCs w:val="20"/>
              </w:rPr>
              <w:t>0 (0, 0)</w:t>
            </w:r>
          </w:p>
        </w:tc>
        <w:tc>
          <w:tcPr>
            <w:tcW w:w="1800" w:type="dxa"/>
            <w:shd w:val="clear" w:color="auto" w:fill="EFEFEF"/>
            <w:tcMar>
              <w:top w:w="0" w:type="dxa"/>
              <w:left w:w="0" w:type="dxa"/>
              <w:bottom w:w="0" w:type="dxa"/>
              <w:right w:w="0" w:type="dxa"/>
            </w:tcMar>
            <w:vAlign w:val="center"/>
          </w:tcPr>
          <w:p w14:paraId="22C74BF7" w14:textId="77777777" w:rsidR="00327C67" w:rsidRDefault="00725148">
            <w:pPr>
              <w:spacing w:before="100" w:after="100"/>
              <w:ind w:left="100" w:right="100"/>
            </w:pPr>
            <w:r>
              <w:rPr>
                <w:rFonts w:ascii="Helvetica" w:eastAsia="Helvetica" w:hAnsi="Helvetica" w:cs="Helvetica"/>
                <w:color w:val="000000"/>
                <w:sz w:val="20"/>
                <w:szCs w:val="20"/>
              </w:rPr>
              <w:t>8 (0, 0)</w:t>
            </w:r>
          </w:p>
        </w:tc>
        <w:tc>
          <w:tcPr>
            <w:tcW w:w="1800" w:type="dxa"/>
            <w:shd w:val="clear" w:color="auto" w:fill="EFEFEF"/>
            <w:tcMar>
              <w:top w:w="0" w:type="dxa"/>
              <w:left w:w="0" w:type="dxa"/>
              <w:bottom w:w="0" w:type="dxa"/>
              <w:right w:w="0" w:type="dxa"/>
            </w:tcMar>
            <w:vAlign w:val="center"/>
          </w:tcPr>
          <w:p w14:paraId="52B9F9BA" w14:textId="77777777" w:rsidR="00327C67" w:rsidRDefault="00725148">
            <w:pPr>
              <w:spacing w:before="100" w:after="100"/>
              <w:ind w:left="100" w:right="100"/>
            </w:pPr>
            <w:r>
              <w:rPr>
                <w:rFonts w:ascii="Helvetica" w:eastAsia="Helvetica" w:hAnsi="Helvetica" w:cs="Helvetica"/>
                <w:color w:val="000000"/>
                <w:sz w:val="20"/>
                <w:szCs w:val="20"/>
              </w:rPr>
              <w:t>0 (0, 0)</w:t>
            </w:r>
          </w:p>
        </w:tc>
      </w:tr>
      <w:tr w:rsidR="00327C67" w14:paraId="1B7C8EE7" w14:textId="77777777">
        <w:trPr>
          <w:cantSplit/>
          <w:jc w:val="center"/>
        </w:trPr>
        <w:tc>
          <w:tcPr>
            <w:tcW w:w="1800" w:type="dxa"/>
            <w:shd w:val="clear" w:color="auto" w:fill="FFFFFF"/>
            <w:tcMar>
              <w:top w:w="0" w:type="dxa"/>
              <w:left w:w="0" w:type="dxa"/>
              <w:bottom w:w="0" w:type="dxa"/>
              <w:right w:w="0" w:type="dxa"/>
            </w:tcMar>
          </w:tcPr>
          <w:p w14:paraId="0E146E5A"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FFFFFF"/>
            <w:tcMar>
              <w:top w:w="0" w:type="dxa"/>
              <w:left w:w="0" w:type="dxa"/>
              <w:bottom w:w="0" w:type="dxa"/>
              <w:right w:w="0" w:type="dxa"/>
            </w:tcMar>
            <w:vAlign w:val="center"/>
          </w:tcPr>
          <w:p w14:paraId="40DA2C2A"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0CDD2D50"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1C2018AD"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165F6AAF"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FFFFFF"/>
            <w:tcMar>
              <w:top w:w="0" w:type="dxa"/>
              <w:left w:w="0" w:type="dxa"/>
              <w:bottom w:w="0" w:type="dxa"/>
              <w:right w:w="0" w:type="dxa"/>
            </w:tcMar>
            <w:vAlign w:val="center"/>
          </w:tcPr>
          <w:p w14:paraId="658C7A23"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FFFFFF"/>
            <w:tcMar>
              <w:top w:w="0" w:type="dxa"/>
              <w:left w:w="0" w:type="dxa"/>
              <w:bottom w:w="0" w:type="dxa"/>
              <w:right w:w="0" w:type="dxa"/>
            </w:tcMar>
            <w:vAlign w:val="center"/>
          </w:tcPr>
          <w:p w14:paraId="59368441" w14:textId="77777777" w:rsidR="00327C67" w:rsidRDefault="00725148">
            <w:pPr>
              <w:spacing w:before="100" w:after="100"/>
              <w:ind w:left="100" w:right="100"/>
            </w:pPr>
            <w:r>
              <w:rPr>
                <w:rFonts w:ascii="Helvetica" w:eastAsia="Helvetica" w:hAnsi="Helvetica" w:cs="Helvetica"/>
                <w:color w:val="000000"/>
                <w:sz w:val="20"/>
                <w:szCs w:val="20"/>
              </w:rPr>
              <w:t>0</w:t>
            </w:r>
          </w:p>
        </w:tc>
      </w:tr>
      <w:tr w:rsidR="00327C67" w14:paraId="424F51D1" w14:textId="77777777">
        <w:trPr>
          <w:cantSplit/>
          <w:jc w:val="center"/>
        </w:trPr>
        <w:tc>
          <w:tcPr>
            <w:tcW w:w="1800" w:type="dxa"/>
            <w:shd w:val="clear" w:color="auto" w:fill="EFEFEF"/>
            <w:tcMar>
              <w:top w:w="0" w:type="dxa"/>
              <w:left w:w="0" w:type="dxa"/>
              <w:bottom w:w="0" w:type="dxa"/>
              <w:right w:w="0" w:type="dxa"/>
            </w:tcMar>
          </w:tcPr>
          <w:p w14:paraId="1482ECDE" w14:textId="77777777" w:rsidR="00327C67" w:rsidRDefault="00725148">
            <w:pPr>
              <w:spacing w:before="100" w:after="100"/>
              <w:ind w:left="100" w:right="100"/>
            </w:pPr>
            <w:r>
              <w:rPr>
                <w:rFonts w:ascii="Helvetica" w:eastAsia="Helvetica" w:hAnsi="Helvetica" w:cs="Helvetica"/>
                <w:color w:val="000000"/>
                <w:sz w:val="20"/>
                <w:szCs w:val="20"/>
              </w:rPr>
              <w:t>CSF Red blood cell Count</w:t>
            </w:r>
          </w:p>
        </w:tc>
        <w:tc>
          <w:tcPr>
            <w:tcW w:w="1800" w:type="dxa"/>
            <w:shd w:val="clear" w:color="auto" w:fill="EFEFEF"/>
            <w:tcMar>
              <w:top w:w="0" w:type="dxa"/>
              <w:left w:w="0" w:type="dxa"/>
              <w:bottom w:w="0" w:type="dxa"/>
              <w:right w:w="0" w:type="dxa"/>
            </w:tcMar>
            <w:vAlign w:val="center"/>
          </w:tcPr>
          <w:p w14:paraId="7DC5B5EB" w14:textId="77777777" w:rsidR="00327C67" w:rsidRDefault="00725148">
            <w:pPr>
              <w:spacing w:before="100" w:after="100"/>
              <w:ind w:left="100" w:right="100"/>
            </w:pPr>
            <w:r>
              <w:rPr>
                <w:rFonts w:ascii="Helvetica" w:eastAsia="Helvetica" w:hAnsi="Helvetica" w:cs="Helvetica"/>
                <w:color w:val="000000"/>
                <w:sz w:val="20"/>
                <w:szCs w:val="20"/>
              </w:rPr>
              <w:t>1,649 (0, 700)</w:t>
            </w:r>
          </w:p>
        </w:tc>
        <w:tc>
          <w:tcPr>
            <w:tcW w:w="1800" w:type="dxa"/>
            <w:shd w:val="clear" w:color="auto" w:fill="EFEFEF"/>
            <w:tcMar>
              <w:top w:w="0" w:type="dxa"/>
              <w:left w:w="0" w:type="dxa"/>
              <w:bottom w:w="0" w:type="dxa"/>
              <w:right w:w="0" w:type="dxa"/>
            </w:tcMar>
            <w:vAlign w:val="center"/>
          </w:tcPr>
          <w:p w14:paraId="24E0FE32" w14:textId="77777777" w:rsidR="00327C67" w:rsidRDefault="00725148">
            <w:pPr>
              <w:spacing w:before="100" w:after="100"/>
              <w:ind w:left="100" w:right="100"/>
            </w:pPr>
            <w:r>
              <w:rPr>
                <w:rFonts w:ascii="Helvetica" w:eastAsia="Helvetica" w:hAnsi="Helvetica" w:cs="Helvetica"/>
                <w:color w:val="000000"/>
                <w:sz w:val="20"/>
                <w:szCs w:val="20"/>
              </w:rPr>
              <w:t>1,439 (0, 132)</w:t>
            </w:r>
          </w:p>
        </w:tc>
        <w:tc>
          <w:tcPr>
            <w:tcW w:w="1800" w:type="dxa"/>
            <w:shd w:val="clear" w:color="auto" w:fill="EFEFEF"/>
            <w:tcMar>
              <w:top w:w="0" w:type="dxa"/>
              <w:left w:w="0" w:type="dxa"/>
              <w:bottom w:w="0" w:type="dxa"/>
              <w:right w:w="0" w:type="dxa"/>
            </w:tcMar>
            <w:vAlign w:val="center"/>
          </w:tcPr>
          <w:p w14:paraId="66848786" w14:textId="77777777" w:rsidR="00327C67" w:rsidRDefault="00725148">
            <w:pPr>
              <w:spacing w:before="100" w:after="100"/>
              <w:ind w:left="100" w:right="100"/>
            </w:pPr>
            <w:r>
              <w:rPr>
                <w:rFonts w:ascii="Helvetica" w:eastAsia="Helvetica" w:hAnsi="Helvetica" w:cs="Helvetica"/>
                <w:color w:val="000000"/>
                <w:sz w:val="20"/>
                <w:szCs w:val="20"/>
              </w:rPr>
              <w:t>1,721 (0, 700)</w:t>
            </w:r>
          </w:p>
        </w:tc>
        <w:tc>
          <w:tcPr>
            <w:tcW w:w="1800" w:type="dxa"/>
            <w:shd w:val="clear" w:color="auto" w:fill="EFEFEF"/>
            <w:tcMar>
              <w:top w:w="0" w:type="dxa"/>
              <w:left w:w="0" w:type="dxa"/>
              <w:bottom w:w="0" w:type="dxa"/>
              <w:right w:w="0" w:type="dxa"/>
            </w:tcMar>
            <w:vAlign w:val="center"/>
          </w:tcPr>
          <w:p w14:paraId="055004D6" w14:textId="77777777" w:rsidR="00327C67" w:rsidRDefault="00725148">
            <w:pPr>
              <w:spacing w:before="100" w:after="100"/>
              <w:ind w:left="100" w:right="100"/>
            </w:pPr>
            <w:r>
              <w:rPr>
                <w:rFonts w:ascii="Helvetica" w:eastAsia="Helvetica" w:hAnsi="Helvetica" w:cs="Helvetica"/>
                <w:color w:val="000000"/>
                <w:sz w:val="20"/>
                <w:szCs w:val="20"/>
              </w:rPr>
              <w:t>787 (0, 87)</w:t>
            </w:r>
          </w:p>
        </w:tc>
        <w:tc>
          <w:tcPr>
            <w:tcW w:w="1800" w:type="dxa"/>
            <w:shd w:val="clear" w:color="auto" w:fill="EFEFEF"/>
            <w:tcMar>
              <w:top w:w="0" w:type="dxa"/>
              <w:left w:w="0" w:type="dxa"/>
              <w:bottom w:w="0" w:type="dxa"/>
              <w:right w:w="0" w:type="dxa"/>
            </w:tcMar>
            <w:vAlign w:val="center"/>
          </w:tcPr>
          <w:p w14:paraId="69D64175" w14:textId="77777777" w:rsidR="00327C67" w:rsidRDefault="00725148">
            <w:pPr>
              <w:spacing w:before="100" w:after="100"/>
              <w:ind w:left="100" w:right="100"/>
            </w:pPr>
            <w:r>
              <w:rPr>
                <w:rFonts w:ascii="Helvetica" w:eastAsia="Helvetica" w:hAnsi="Helvetica" w:cs="Helvetica"/>
                <w:color w:val="000000"/>
                <w:sz w:val="20"/>
                <w:szCs w:val="20"/>
              </w:rPr>
              <w:t>1,861 (0, 1,000)</w:t>
            </w:r>
          </w:p>
        </w:tc>
        <w:tc>
          <w:tcPr>
            <w:tcW w:w="1800" w:type="dxa"/>
            <w:shd w:val="clear" w:color="auto" w:fill="EFEFEF"/>
            <w:tcMar>
              <w:top w:w="0" w:type="dxa"/>
              <w:left w:w="0" w:type="dxa"/>
              <w:bottom w:w="0" w:type="dxa"/>
              <w:right w:w="0" w:type="dxa"/>
            </w:tcMar>
            <w:vAlign w:val="center"/>
          </w:tcPr>
          <w:p w14:paraId="5B9A1CCA" w14:textId="77777777" w:rsidR="00327C67" w:rsidRDefault="00725148">
            <w:pPr>
              <w:spacing w:before="100" w:after="100"/>
              <w:ind w:left="100" w:right="100"/>
            </w:pPr>
            <w:r>
              <w:rPr>
                <w:rFonts w:ascii="Helvetica" w:eastAsia="Helvetica" w:hAnsi="Helvetica" w:cs="Helvetica"/>
                <w:color w:val="000000"/>
                <w:sz w:val="20"/>
                <w:szCs w:val="20"/>
              </w:rPr>
              <w:t>620 (2, 80)</w:t>
            </w:r>
          </w:p>
        </w:tc>
      </w:tr>
      <w:tr w:rsidR="00327C67" w14:paraId="3F876C63" w14:textId="77777777">
        <w:trPr>
          <w:cantSplit/>
          <w:jc w:val="center"/>
        </w:trPr>
        <w:tc>
          <w:tcPr>
            <w:tcW w:w="1800" w:type="dxa"/>
            <w:shd w:val="clear" w:color="auto" w:fill="FFFFFF"/>
            <w:tcMar>
              <w:top w:w="0" w:type="dxa"/>
              <w:left w:w="0" w:type="dxa"/>
              <w:bottom w:w="0" w:type="dxa"/>
              <w:right w:w="0" w:type="dxa"/>
            </w:tcMar>
          </w:tcPr>
          <w:p w14:paraId="78028FFF" w14:textId="77777777" w:rsidR="00327C67" w:rsidRDefault="00725148">
            <w:pPr>
              <w:spacing w:before="100" w:after="100"/>
              <w:ind w:left="100" w:right="100"/>
            </w:pPr>
            <w:r>
              <w:rPr>
                <w:rFonts w:ascii="Helvetica" w:eastAsia="Helvetica" w:hAnsi="Helvetica" w:cs="Helvetica"/>
                <w:color w:val="000000"/>
                <w:sz w:val="20"/>
                <w:szCs w:val="20"/>
              </w:rPr>
              <w:lastRenderedPageBreak/>
              <w:t>CSF Protein</w:t>
            </w:r>
          </w:p>
        </w:tc>
        <w:tc>
          <w:tcPr>
            <w:tcW w:w="1800" w:type="dxa"/>
            <w:shd w:val="clear" w:color="auto" w:fill="FFFFFF"/>
            <w:tcMar>
              <w:top w:w="0" w:type="dxa"/>
              <w:left w:w="0" w:type="dxa"/>
              <w:bottom w:w="0" w:type="dxa"/>
              <w:right w:w="0" w:type="dxa"/>
            </w:tcMar>
            <w:vAlign w:val="center"/>
          </w:tcPr>
          <w:p w14:paraId="155B1802" w14:textId="77777777" w:rsidR="00327C67" w:rsidRDefault="00725148">
            <w:pPr>
              <w:spacing w:before="100" w:after="100"/>
              <w:ind w:left="100" w:right="100"/>
            </w:pPr>
            <w:r>
              <w:rPr>
                <w:rFonts w:ascii="Helvetica" w:eastAsia="Helvetica" w:hAnsi="Helvetica" w:cs="Helvetica"/>
                <w:color w:val="000000"/>
                <w:sz w:val="20"/>
                <w:szCs w:val="20"/>
              </w:rPr>
              <w:t>1.74 (0.42, 1.97)</w:t>
            </w:r>
          </w:p>
        </w:tc>
        <w:tc>
          <w:tcPr>
            <w:tcW w:w="1800" w:type="dxa"/>
            <w:shd w:val="clear" w:color="auto" w:fill="FFFFFF"/>
            <w:tcMar>
              <w:top w:w="0" w:type="dxa"/>
              <w:left w:w="0" w:type="dxa"/>
              <w:bottom w:w="0" w:type="dxa"/>
              <w:right w:w="0" w:type="dxa"/>
            </w:tcMar>
            <w:vAlign w:val="center"/>
          </w:tcPr>
          <w:p w14:paraId="62B4CDA1" w14:textId="77777777" w:rsidR="00327C67" w:rsidRDefault="00725148">
            <w:pPr>
              <w:spacing w:before="100" w:after="100"/>
              <w:ind w:left="100" w:right="100"/>
            </w:pPr>
            <w:r>
              <w:rPr>
                <w:rFonts w:ascii="Helvetica" w:eastAsia="Helvetica" w:hAnsi="Helvetica" w:cs="Helvetica"/>
                <w:color w:val="000000"/>
                <w:sz w:val="20"/>
                <w:szCs w:val="20"/>
              </w:rPr>
              <w:t>2.39 (1.34, 2.43)</w:t>
            </w:r>
          </w:p>
        </w:tc>
        <w:tc>
          <w:tcPr>
            <w:tcW w:w="1800" w:type="dxa"/>
            <w:shd w:val="clear" w:color="auto" w:fill="FFFFFF"/>
            <w:tcMar>
              <w:top w:w="0" w:type="dxa"/>
              <w:left w:w="0" w:type="dxa"/>
              <w:bottom w:w="0" w:type="dxa"/>
              <w:right w:w="0" w:type="dxa"/>
            </w:tcMar>
            <w:vAlign w:val="center"/>
          </w:tcPr>
          <w:p w14:paraId="4D418F93" w14:textId="77777777" w:rsidR="00327C67" w:rsidRDefault="00725148">
            <w:pPr>
              <w:spacing w:before="100" w:after="100"/>
              <w:ind w:left="100" w:right="100"/>
            </w:pPr>
            <w:r>
              <w:rPr>
                <w:rFonts w:ascii="Helvetica" w:eastAsia="Helvetica" w:hAnsi="Helvetica" w:cs="Helvetica"/>
                <w:color w:val="000000"/>
                <w:sz w:val="20"/>
                <w:szCs w:val="20"/>
              </w:rPr>
              <w:t>1.69 (0.43, 1.99)</w:t>
            </w:r>
          </w:p>
        </w:tc>
        <w:tc>
          <w:tcPr>
            <w:tcW w:w="1800" w:type="dxa"/>
            <w:shd w:val="clear" w:color="auto" w:fill="FFFFFF"/>
            <w:tcMar>
              <w:top w:w="0" w:type="dxa"/>
              <w:left w:w="0" w:type="dxa"/>
              <w:bottom w:w="0" w:type="dxa"/>
              <w:right w:w="0" w:type="dxa"/>
            </w:tcMar>
            <w:vAlign w:val="center"/>
          </w:tcPr>
          <w:p w14:paraId="672DDE6E" w14:textId="77777777" w:rsidR="00327C67" w:rsidRDefault="00725148">
            <w:pPr>
              <w:spacing w:before="100" w:after="100"/>
              <w:ind w:left="100" w:right="100"/>
            </w:pPr>
            <w:r>
              <w:rPr>
                <w:rFonts w:ascii="Helvetica" w:eastAsia="Helvetica" w:hAnsi="Helvetica" w:cs="Helvetica"/>
                <w:color w:val="000000"/>
                <w:sz w:val="20"/>
                <w:szCs w:val="20"/>
              </w:rPr>
              <w:t>3.00 (1.52, 2.35)</w:t>
            </w:r>
          </w:p>
        </w:tc>
        <w:tc>
          <w:tcPr>
            <w:tcW w:w="1800" w:type="dxa"/>
            <w:shd w:val="clear" w:color="auto" w:fill="FFFFFF"/>
            <w:tcMar>
              <w:top w:w="0" w:type="dxa"/>
              <w:left w:w="0" w:type="dxa"/>
              <w:bottom w:w="0" w:type="dxa"/>
              <w:right w:w="0" w:type="dxa"/>
            </w:tcMar>
            <w:vAlign w:val="center"/>
          </w:tcPr>
          <w:p w14:paraId="65BB0E9B" w14:textId="77777777" w:rsidR="00327C67" w:rsidRDefault="00725148">
            <w:pPr>
              <w:spacing w:before="100" w:after="100"/>
              <w:ind w:left="100" w:right="100"/>
            </w:pPr>
            <w:r>
              <w:rPr>
                <w:rFonts w:ascii="Helvetica" w:eastAsia="Helvetica" w:hAnsi="Helvetica" w:cs="Helvetica"/>
                <w:color w:val="000000"/>
                <w:sz w:val="20"/>
                <w:szCs w:val="20"/>
              </w:rPr>
              <w:t>1.65 (0.41, 1.90)</w:t>
            </w:r>
          </w:p>
        </w:tc>
        <w:tc>
          <w:tcPr>
            <w:tcW w:w="1800" w:type="dxa"/>
            <w:shd w:val="clear" w:color="auto" w:fill="FFFFFF"/>
            <w:tcMar>
              <w:top w:w="0" w:type="dxa"/>
              <w:left w:w="0" w:type="dxa"/>
              <w:bottom w:w="0" w:type="dxa"/>
              <w:right w:w="0" w:type="dxa"/>
            </w:tcMar>
            <w:vAlign w:val="center"/>
          </w:tcPr>
          <w:p w14:paraId="542C38AF" w14:textId="77777777" w:rsidR="00327C67" w:rsidRDefault="00725148">
            <w:pPr>
              <w:spacing w:before="100" w:after="100"/>
              <w:ind w:left="100" w:right="100"/>
            </w:pPr>
            <w:r>
              <w:rPr>
                <w:rFonts w:ascii="Helvetica" w:eastAsia="Helvetica" w:hAnsi="Helvetica" w:cs="Helvetica"/>
                <w:color w:val="000000"/>
                <w:sz w:val="20"/>
                <w:szCs w:val="20"/>
              </w:rPr>
              <w:t>2.57 (1.21, 2.43)</w:t>
            </w:r>
          </w:p>
        </w:tc>
      </w:tr>
      <w:tr w:rsidR="00327C67" w14:paraId="00CDB99C" w14:textId="77777777">
        <w:trPr>
          <w:cantSplit/>
          <w:jc w:val="center"/>
        </w:trPr>
        <w:tc>
          <w:tcPr>
            <w:tcW w:w="1800" w:type="dxa"/>
            <w:shd w:val="clear" w:color="auto" w:fill="EFEFEF"/>
            <w:tcMar>
              <w:top w:w="0" w:type="dxa"/>
              <w:left w:w="0" w:type="dxa"/>
              <w:bottom w:w="0" w:type="dxa"/>
              <w:right w:w="0" w:type="dxa"/>
            </w:tcMar>
          </w:tcPr>
          <w:p w14:paraId="4955F180"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011E85AF"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0AFB374F"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62859609"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39D9AF6C"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6F2BA3CA"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78376940" w14:textId="77777777" w:rsidR="00327C67" w:rsidRDefault="00725148">
            <w:pPr>
              <w:spacing w:before="100" w:after="100"/>
              <w:ind w:left="100" w:right="100"/>
            </w:pPr>
            <w:r>
              <w:rPr>
                <w:rFonts w:ascii="Helvetica" w:eastAsia="Helvetica" w:hAnsi="Helvetica" w:cs="Helvetica"/>
                <w:color w:val="000000"/>
                <w:sz w:val="20"/>
                <w:szCs w:val="20"/>
              </w:rPr>
              <w:t>1</w:t>
            </w:r>
          </w:p>
        </w:tc>
      </w:tr>
      <w:tr w:rsidR="00327C67" w14:paraId="518DF993" w14:textId="77777777">
        <w:trPr>
          <w:cantSplit/>
          <w:jc w:val="center"/>
        </w:trPr>
        <w:tc>
          <w:tcPr>
            <w:tcW w:w="1800" w:type="dxa"/>
            <w:shd w:val="clear" w:color="auto" w:fill="FFFFFF"/>
            <w:tcMar>
              <w:top w:w="0" w:type="dxa"/>
              <w:left w:w="0" w:type="dxa"/>
              <w:bottom w:w="0" w:type="dxa"/>
              <w:right w:w="0" w:type="dxa"/>
            </w:tcMar>
          </w:tcPr>
          <w:p w14:paraId="6F5644CD" w14:textId="77777777" w:rsidR="00327C67" w:rsidRDefault="00725148">
            <w:pPr>
              <w:spacing w:before="100" w:after="100"/>
              <w:ind w:left="100" w:right="100"/>
            </w:pPr>
            <w:r>
              <w:rPr>
                <w:rFonts w:ascii="Helvetica" w:eastAsia="Helvetica" w:hAnsi="Helvetica" w:cs="Helvetica"/>
                <w:color w:val="000000"/>
                <w:sz w:val="20"/>
                <w:szCs w:val="20"/>
              </w:rPr>
              <w:t>CSF Lactate</w:t>
            </w:r>
          </w:p>
        </w:tc>
        <w:tc>
          <w:tcPr>
            <w:tcW w:w="1800" w:type="dxa"/>
            <w:shd w:val="clear" w:color="auto" w:fill="FFFFFF"/>
            <w:tcMar>
              <w:top w:w="0" w:type="dxa"/>
              <w:left w:w="0" w:type="dxa"/>
              <w:bottom w:w="0" w:type="dxa"/>
              <w:right w:w="0" w:type="dxa"/>
            </w:tcMar>
            <w:vAlign w:val="center"/>
          </w:tcPr>
          <w:p w14:paraId="5B9A4FFA" w14:textId="77777777" w:rsidR="00327C67" w:rsidRDefault="00725148">
            <w:pPr>
              <w:spacing w:before="100" w:after="100"/>
              <w:ind w:left="100" w:right="100"/>
            </w:pPr>
            <w:r>
              <w:rPr>
                <w:rFonts w:ascii="Helvetica" w:eastAsia="Helvetica" w:hAnsi="Helvetica" w:cs="Helvetica"/>
                <w:color w:val="000000"/>
                <w:sz w:val="20"/>
                <w:szCs w:val="20"/>
              </w:rPr>
              <w:t>5.0 (2.3, 5.4)</w:t>
            </w:r>
          </w:p>
        </w:tc>
        <w:tc>
          <w:tcPr>
            <w:tcW w:w="1800" w:type="dxa"/>
            <w:shd w:val="clear" w:color="auto" w:fill="FFFFFF"/>
            <w:tcMar>
              <w:top w:w="0" w:type="dxa"/>
              <w:left w:w="0" w:type="dxa"/>
              <w:bottom w:w="0" w:type="dxa"/>
              <w:right w:w="0" w:type="dxa"/>
            </w:tcMar>
            <w:vAlign w:val="center"/>
          </w:tcPr>
          <w:p w14:paraId="49FB1797" w14:textId="77777777" w:rsidR="00327C67" w:rsidRDefault="00725148">
            <w:pPr>
              <w:spacing w:before="100" w:after="100"/>
              <w:ind w:left="100" w:right="100"/>
            </w:pPr>
            <w:r>
              <w:rPr>
                <w:rFonts w:ascii="Helvetica" w:eastAsia="Helvetica" w:hAnsi="Helvetica" w:cs="Helvetica"/>
                <w:color w:val="000000"/>
                <w:sz w:val="20"/>
                <w:szCs w:val="20"/>
              </w:rPr>
              <w:t>6.5 (4.5, 8.1)</w:t>
            </w:r>
          </w:p>
        </w:tc>
        <w:tc>
          <w:tcPr>
            <w:tcW w:w="1800" w:type="dxa"/>
            <w:shd w:val="clear" w:color="auto" w:fill="FFFFFF"/>
            <w:tcMar>
              <w:top w:w="0" w:type="dxa"/>
              <w:left w:w="0" w:type="dxa"/>
              <w:bottom w:w="0" w:type="dxa"/>
              <w:right w:w="0" w:type="dxa"/>
            </w:tcMar>
            <w:vAlign w:val="center"/>
          </w:tcPr>
          <w:p w14:paraId="40C4D9AA" w14:textId="77777777" w:rsidR="00327C67" w:rsidRDefault="00725148">
            <w:pPr>
              <w:spacing w:before="100" w:after="100"/>
              <w:ind w:left="100" w:right="100"/>
            </w:pPr>
            <w:r>
              <w:rPr>
                <w:rFonts w:ascii="Helvetica" w:eastAsia="Helvetica" w:hAnsi="Helvetica" w:cs="Helvetica"/>
                <w:color w:val="000000"/>
                <w:sz w:val="20"/>
                <w:szCs w:val="20"/>
              </w:rPr>
              <w:t>5.0 (2.3, 5.4)</w:t>
            </w:r>
          </w:p>
        </w:tc>
        <w:tc>
          <w:tcPr>
            <w:tcW w:w="1800" w:type="dxa"/>
            <w:shd w:val="clear" w:color="auto" w:fill="FFFFFF"/>
            <w:tcMar>
              <w:top w:w="0" w:type="dxa"/>
              <w:left w:w="0" w:type="dxa"/>
              <w:bottom w:w="0" w:type="dxa"/>
              <w:right w:w="0" w:type="dxa"/>
            </w:tcMar>
            <w:vAlign w:val="center"/>
          </w:tcPr>
          <w:p w14:paraId="5ADF387B" w14:textId="77777777" w:rsidR="00327C67" w:rsidRDefault="00725148">
            <w:pPr>
              <w:spacing w:before="100" w:after="100"/>
              <w:ind w:left="100" w:right="100"/>
            </w:pPr>
            <w:r>
              <w:rPr>
                <w:rFonts w:ascii="Helvetica" w:eastAsia="Helvetica" w:hAnsi="Helvetica" w:cs="Helvetica"/>
                <w:color w:val="000000"/>
                <w:sz w:val="20"/>
                <w:szCs w:val="20"/>
              </w:rPr>
              <w:t>6.9 (5.2, 8.3)</w:t>
            </w:r>
          </w:p>
        </w:tc>
        <w:tc>
          <w:tcPr>
            <w:tcW w:w="1800" w:type="dxa"/>
            <w:shd w:val="clear" w:color="auto" w:fill="FFFFFF"/>
            <w:tcMar>
              <w:top w:w="0" w:type="dxa"/>
              <w:left w:w="0" w:type="dxa"/>
              <w:bottom w:w="0" w:type="dxa"/>
              <w:right w:w="0" w:type="dxa"/>
            </w:tcMar>
            <w:vAlign w:val="center"/>
          </w:tcPr>
          <w:p w14:paraId="4086ABD6" w14:textId="77777777" w:rsidR="00327C67" w:rsidRDefault="00725148">
            <w:pPr>
              <w:spacing w:before="100" w:after="100"/>
              <w:ind w:left="100" w:right="100"/>
            </w:pPr>
            <w:r>
              <w:rPr>
                <w:rFonts w:ascii="Helvetica" w:eastAsia="Helvetica" w:hAnsi="Helvetica" w:cs="Helvetica"/>
                <w:color w:val="000000"/>
                <w:sz w:val="20"/>
                <w:szCs w:val="20"/>
              </w:rPr>
              <w:t>5.0 (2.2, 5.4)</w:t>
            </w:r>
          </w:p>
        </w:tc>
        <w:tc>
          <w:tcPr>
            <w:tcW w:w="1800" w:type="dxa"/>
            <w:shd w:val="clear" w:color="auto" w:fill="FFFFFF"/>
            <w:tcMar>
              <w:top w:w="0" w:type="dxa"/>
              <w:left w:w="0" w:type="dxa"/>
              <w:bottom w:w="0" w:type="dxa"/>
              <w:right w:w="0" w:type="dxa"/>
            </w:tcMar>
            <w:vAlign w:val="center"/>
          </w:tcPr>
          <w:p w14:paraId="097B12D4" w14:textId="77777777" w:rsidR="00327C67" w:rsidRDefault="00725148">
            <w:pPr>
              <w:spacing w:before="100" w:after="100"/>
              <w:ind w:left="100" w:right="100"/>
            </w:pPr>
            <w:r>
              <w:rPr>
                <w:rFonts w:ascii="Helvetica" w:eastAsia="Helvetica" w:hAnsi="Helvetica" w:cs="Helvetica"/>
                <w:color w:val="000000"/>
                <w:sz w:val="20"/>
                <w:szCs w:val="20"/>
              </w:rPr>
              <w:t>5.9 (3.9, 7.8)</w:t>
            </w:r>
          </w:p>
        </w:tc>
      </w:tr>
      <w:tr w:rsidR="00327C67" w14:paraId="5713D3BA" w14:textId="77777777">
        <w:trPr>
          <w:cantSplit/>
          <w:jc w:val="center"/>
        </w:trPr>
        <w:tc>
          <w:tcPr>
            <w:tcW w:w="1800" w:type="dxa"/>
            <w:shd w:val="clear" w:color="auto" w:fill="EFEFEF"/>
            <w:tcMar>
              <w:top w:w="0" w:type="dxa"/>
              <w:left w:w="0" w:type="dxa"/>
              <w:bottom w:w="0" w:type="dxa"/>
              <w:right w:w="0" w:type="dxa"/>
            </w:tcMar>
          </w:tcPr>
          <w:p w14:paraId="4EAC5CD6"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45724ED1"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4D466FEE"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2240ECA8"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2FC3B1CA"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0188542D"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6611E1E4" w14:textId="77777777" w:rsidR="00327C67" w:rsidRDefault="00725148">
            <w:pPr>
              <w:spacing w:before="100" w:after="100"/>
              <w:ind w:left="100" w:right="100"/>
            </w:pPr>
            <w:r>
              <w:rPr>
                <w:rFonts w:ascii="Helvetica" w:eastAsia="Helvetica" w:hAnsi="Helvetica" w:cs="Helvetica"/>
                <w:color w:val="000000"/>
                <w:sz w:val="20"/>
                <w:szCs w:val="20"/>
              </w:rPr>
              <w:t>0</w:t>
            </w:r>
          </w:p>
        </w:tc>
      </w:tr>
      <w:tr w:rsidR="00327C67" w14:paraId="1BF40A00" w14:textId="77777777">
        <w:trPr>
          <w:cantSplit/>
          <w:jc w:val="center"/>
        </w:trPr>
        <w:tc>
          <w:tcPr>
            <w:tcW w:w="1800" w:type="dxa"/>
            <w:shd w:val="clear" w:color="auto" w:fill="FFFFFF"/>
            <w:tcMar>
              <w:top w:w="0" w:type="dxa"/>
              <w:left w:w="0" w:type="dxa"/>
              <w:bottom w:w="0" w:type="dxa"/>
              <w:right w:w="0" w:type="dxa"/>
            </w:tcMar>
          </w:tcPr>
          <w:p w14:paraId="2EAE5B17" w14:textId="77777777" w:rsidR="00327C67" w:rsidRDefault="00725148">
            <w:pPr>
              <w:spacing w:before="100" w:after="100"/>
              <w:ind w:left="100" w:right="100"/>
            </w:pPr>
            <w:r>
              <w:rPr>
                <w:rFonts w:ascii="Helvetica" w:eastAsia="Helvetica" w:hAnsi="Helvetica" w:cs="Helvetica"/>
                <w:color w:val="000000"/>
                <w:sz w:val="20"/>
                <w:szCs w:val="20"/>
              </w:rPr>
              <w:t>CSF Glucose</w:t>
            </w:r>
          </w:p>
        </w:tc>
        <w:tc>
          <w:tcPr>
            <w:tcW w:w="1800" w:type="dxa"/>
            <w:shd w:val="clear" w:color="auto" w:fill="FFFFFF"/>
            <w:tcMar>
              <w:top w:w="0" w:type="dxa"/>
              <w:left w:w="0" w:type="dxa"/>
              <w:bottom w:w="0" w:type="dxa"/>
              <w:right w:w="0" w:type="dxa"/>
            </w:tcMar>
            <w:vAlign w:val="center"/>
          </w:tcPr>
          <w:p w14:paraId="71E956FF" w14:textId="77777777" w:rsidR="00327C67" w:rsidRDefault="00725148">
            <w:pPr>
              <w:spacing w:before="100" w:after="100"/>
              <w:ind w:left="100" w:right="100"/>
            </w:pPr>
            <w:r>
              <w:rPr>
                <w:rFonts w:ascii="Helvetica" w:eastAsia="Helvetica" w:hAnsi="Helvetica" w:cs="Helvetica"/>
                <w:color w:val="000000"/>
                <w:sz w:val="20"/>
                <w:szCs w:val="20"/>
              </w:rPr>
              <w:t>3.43 (2.51, 4.30)</w:t>
            </w:r>
          </w:p>
        </w:tc>
        <w:tc>
          <w:tcPr>
            <w:tcW w:w="1800" w:type="dxa"/>
            <w:shd w:val="clear" w:color="auto" w:fill="FFFFFF"/>
            <w:tcMar>
              <w:top w:w="0" w:type="dxa"/>
              <w:left w:w="0" w:type="dxa"/>
              <w:bottom w:w="0" w:type="dxa"/>
              <w:right w:w="0" w:type="dxa"/>
            </w:tcMar>
            <w:vAlign w:val="center"/>
          </w:tcPr>
          <w:p w14:paraId="1FBB6615" w14:textId="77777777" w:rsidR="00327C67" w:rsidRDefault="00725148">
            <w:pPr>
              <w:spacing w:before="100" w:after="100"/>
              <w:ind w:left="100" w:right="100"/>
            </w:pPr>
            <w:r>
              <w:rPr>
                <w:rFonts w:ascii="Helvetica" w:eastAsia="Helvetica" w:hAnsi="Helvetica" w:cs="Helvetica"/>
                <w:color w:val="000000"/>
                <w:sz w:val="20"/>
                <w:szCs w:val="20"/>
              </w:rPr>
              <w:t>2.04 (1.23, 2.46)</w:t>
            </w:r>
          </w:p>
        </w:tc>
        <w:tc>
          <w:tcPr>
            <w:tcW w:w="1800" w:type="dxa"/>
            <w:shd w:val="clear" w:color="auto" w:fill="FFFFFF"/>
            <w:tcMar>
              <w:top w:w="0" w:type="dxa"/>
              <w:left w:w="0" w:type="dxa"/>
              <w:bottom w:w="0" w:type="dxa"/>
              <w:right w:w="0" w:type="dxa"/>
            </w:tcMar>
            <w:vAlign w:val="center"/>
          </w:tcPr>
          <w:p w14:paraId="7347E767" w14:textId="77777777" w:rsidR="00327C67" w:rsidRDefault="00725148">
            <w:pPr>
              <w:spacing w:before="100" w:after="100"/>
              <w:ind w:left="100" w:right="100"/>
            </w:pPr>
            <w:r>
              <w:rPr>
                <w:rFonts w:ascii="Helvetica" w:eastAsia="Helvetica" w:hAnsi="Helvetica" w:cs="Helvetica"/>
                <w:color w:val="000000"/>
                <w:sz w:val="20"/>
                <w:szCs w:val="20"/>
              </w:rPr>
              <w:t>3.42 (2.49, 4.30)</w:t>
            </w:r>
          </w:p>
        </w:tc>
        <w:tc>
          <w:tcPr>
            <w:tcW w:w="1800" w:type="dxa"/>
            <w:shd w:val="clear" w:color="auto" w:fill="FFFFFF"/>
            <w:tcMar>
              <w:top w:w="0" w:type="dxa"/>
              <w:left w:w="0" w:type="dxa"/>
              <w:bottom w:w="0" w:type="dxa"/>
              <w:right w:w="0" w:type="dxa"/>
            </w:tcMar>
            <w:vAlign w:val="center"/>
          </w:tcPr>
          <w:p w14:paraId="288547F7" w14:textId="77777777" w:rsidR="00327C67" w:rsidRDefault="00725148">
            <w:pPr>
              <w:spacing w:before="100" w:after="100"/>
              <w:ind w:left="100" w:right="100"/>
            </w:pPr>
            <w:r>
              <w:rPr>
                <w:rFonts w:ascii="Helvetica" w:eastAsia="Helvetica" w:hAnsi="Helvetica" w:cs="Helvetica"/>
                <w:color w:val="000000"/>
                <w:sz w:val="20"/>
                <w:szCs w:val="20"/>
              </w:rPr>
              <w:t>1.77 (1.12, 2.16)</w:t>
            </w:r>
          </w:p>
        </w:tc>
        <w:tc>
          <w:tcPr>
            <w:tcW w:w="1800" w:type="dxa"/>
            <w:shd w:val="clear" w:color="auto" w:fill="FFFFFF"/>
            <w:tcMar>
              <w:top w:w="0" w:type="dxa"/>
              <w:left w:w="0" w:type="dxa"/>
              <w:bottom w:w="0" w:type="dxa"/>
              <w:right w:w="0" w:type="dxa"/>
            </w:tcMar>
            <w:vAlign w:val="center"/>
          </w:tcPr>
          <w:p w14:paraId="1C2697CA" w14:textId="77777777" w:rsidR="00327C67" w:rsidRDefault="00725148">
            <w:pPr>
              <w:spacing w:before="100" w:after="100"/>
              <w:ind w:left="100" w:right="100"/>
            </w:pPr>
            <w:r>
              <w:rPr>
                <w:rFonts w:ascii="Helvetica" w:eastAsia="Helvetica" w:hAnsi="Helvetica" w:cs="Helvetica"/>
                <w:color w:val="000000"/>
                <w:sz w:val="20"/>
                <w:szCs w:val="20"/>
              </w:rPr>
              <w:t>3.51 (2.60, 4.42)</w:t>
            </w:r>
          </w:p>
        </w:tc>
        <w:tc>
          <w:tcPr>
            <w:tcW w:w="1800" w:type="dxa"/>
            <w:shd w:val="clear" w:color="auto" w:fill="FFFFFF"/>
            <w:tcMar>
              <w:top w:w="0" w:type="dxa"/>
              <w:left w:w="0" w:type="dxa"/>
              <w:bottom w:w="0" w:type="dxa"/>
              <w:right w:w="0" w:type="dxa"/>
            </w:tcMar>
            <w:vAlign w:val="center"/>
          </w:tcPr>
          <w:p w14:paraId="0F99D7AF" w14:textId="77777777" w:rsidR="00327C67" w:rsidRDefault="00725148">
            <w:pPr>
              <w:spacing w:before="100" w:after="100"/>
              <w:ind w:left="100" w:right="100"/>
            </w:pPr>
            <w:r>
              <w:rPr>
                <w:rFonts w:ascii="Helvetica" w:eastAsia="Helvetica" w:hAnsi="Helvetica" w:cs="Helvetica"/>
                <w:color w:val="000000"/>
                <w:sz w:val="20"/>
                <w:szCs w:val="20"/>
              </w:rPr>
              <w:t>2.13 (1.27, 2.81)</w:t>
            </w:r>
          </w:p>
        </w:tc>
      </w:tr>
      <w:tr w:rsidR="00327C67" w14:paraId="0AA97D42" w14:textId="77777777">
        <w:trPr>
          <w:cantSplit/>
          <w:jc w:val="center"/>
        </w:trPr>
        <w:tc>
          <w:tcPr>
            <w:tcW w:w="1800" w:type="dxa"/>
            <w:shd w:val="clear" w:color="auto" w:fill="EFEFEF"/>
            <w:tcMar>
              <w:top w:w="0" w:type="dxa"/>
              <w:left w:w="0" w:type="dxa"/>
              <w:bottom w:w="0" w:type="dxa"/>
              <w:right w:w="0" w:type="dxa"/>
            </w:tcMar>
          </w:tcPr>
          <w:p w14:paraId="7C306907"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683A393C"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1CB2B134"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0E44DBC7"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02B02A81" w14:textId="77777777" w:rsidR="00327C67" w:rsidRDefault="00725148">
            <w:pPr>
              <w:spacing w:before="100" w:after="100"/>
              <w:ind w:left="100" w:right="100"/>
            </w:pPr>
            <w:r>
              <w:rPr>
                <w:rFonts w:ascii="Helvetica" w:eastAsia="Helvetica" w:hAnsi="Helvetica" w:cs="Helvetica"/>
                <w:color w:val="000000"/>
                <w:sz w:val="20"/>
                <w:szCs w:val="20"/>
              </w:rPr>
              <w:t>0</w:t>
            </w:r>
          </w:p>
        </w:tc>
        <w:tc>
          <w:tcPr>
            <w:tcW w:w="1800" w:type="dxa"/>
            <w:shd w:val="clear" w:color="auto" w:fill="EFEFEF"/>
            <w:tcMar>
              <w:top w:w="0" w:type="dxa"/>
              <w:left w:w="0" w:type="dxa"/>
              <w:bottom w:w="0" w:type="dxa"/>
              <w:right w:w="0" w:type="dxa"/>
            </w:tcMar>
            <w:vAlign w:val="center"/>
          </w:tcPr>
          <w:p w14:paraId="3B5B35BC"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352940D8" w14:textId="77777777" w:rsidR="00327C67" w:rsidRDefault="00725148">
            <w:pPr>
              <w:spacing w:before="100" w:after="100"/>
              <w:ind w:left="100" w:right="100"/>
            </w:pPr>
            <w:r>
              <w:rPr>
                <w:rFonts w:ascii="Helvetica" w:eastAsia="Helvetica" w:hAnsi="Helvetica" w:cs="Helvetica"/>
                <w:color w:val="000000"/>
                <w:sz w:val="20"/>
                <w:szCs w:val="20"/>
              </w:rPr>
              <w:t>0</w:t>
            </w:r>
          </w:p>
        </w:tc>
      </w:tr>
      <w:tr w:rsidR="00327C67" w14:paraId="4C8C54C4" w14:textId="77777777">
        <w:trPr>
          <w:cantSplit/>
          <w:jc w:val="center"/>
        </w:trPr>
        <w:tc>
          <w:tcPr>
            <w:tcW w:w="1800" w:type="dxa"/>
            <w:shd w:val="clear" w:color="auto" w:fill="FFFFFF"/>
            <w:tcMar>
              <w:top w:w="0" w:type="dxa"/>
              <w:left w:w="0" w:type="dxa"/>
              <w:bottom w:w="0" w:type="dxa"/>
              <w:right w:w="0" w:type="dxa"/>
            </w:tcMar>
          </w:tcPr>
          <w:p w14:paraId="2336F7D6" w14:textId="77777777" w:rsidR="00327C67" w:rsidRDefault="00725148">
            <w:pPr>
              <w:spacing w:before="100" w:after="100"/>
              <w:ind w:left="100" w:right="100"/>
            </w:pPr>
            <w:r>
              <w:rPr>
                <w:rFonts w:ascii="Helvetica" w:eastAsia="Helvetica" w:hAnsi="Helvetica" w:cs="Helvetica"/>
                <w:color w:val="000000"/>
                <w:sz w:val="20"/>
                <w:szCs w:val="20"/>
              </w:rPr>
              <w:t>Corresponding Blood Glucose</w:t>
            </w:r>
          </w:p>
        </w:tc>
        <w:tc>
          <w:tcPr>
            <w:tcW w:w="1800" w:type="dxa"/>
            <w:shd w:val="clear" w:color="auto" w:fill="FFFFFF"/>
            <w:tcMar>
              <w:top w:w="0" w:type="dxa"/>
              <w:left w:w="0" w:type="dxa"/>
              <w:bottom w:w="0" w:type="dxa"/>
              <w:right w:w="0" w:type="dxa"/>
            </w:tcMar>
            <w:vAlign w:val="center"/>
          </w:tcPr>
          <w:p w14:paraId="0ECEA2B0" w14:textId="77777777" w:rsidR="00327C67" w:rsidRDefault="00725148">
            <w:pPr>
              <w:spacing w:before="100" w:after="100"/>
              <w:ind w:left="100" w:right="100"/>
            </w:pPr>
            <w:r>
              <w:rPr>
                <w:rFonts w:ascii="Helvetica" w:eastAsia="Helvetica" w:hAnsi="Helvetica" w:cs="Helvetica"/>
                <w:color w:val="000000"/>
                <w:sz w:val="20"/>
                <w:szCs w:val="20"/>
              </w:rPr>
              <w:t>7.01 (5.46, 7.72)</w:t>
            </w:r>
          </w:p>
        </w:tc>
        <w:tc>
          <w:tcPr>
            <w:tcW w:w="1800" w:type="dxa"/>
            <w:shd w:val="clear" w:color="auto" w:fill="FFFFFF"/>
            <w:tcMar>
              <w:top w:w="0" w:type="dxa"/>
              <w:left w:w="0" w:type="dxa"/>
              <w:bottom w:w="0" w:type="dxa"/>
              <w:right w:w="0" w:type="dxa"/>
            </w:tcMar>
            <w:vAlign w:val="center"/>
          </w:tcPr>
          <w:p w14:paraId="2843FA87" w14:textId="77777777" w:rsidR="00327C67" w:rsidRDefault="00725148">
            <w:pPr>
              <w:spacing w:before="100" w:after="100"/>
              <w:ind w:left="100" w:right="100"/>
            </w:pPr>
            <w:r>
              <w:rPr>
                <w:rFonts w:ascii="Helvetica" w:eastAsia="Helvetica" w:hAnsi="Helvetica" w:cs="Helvetica"/>
                <w:color w:val="000000"/>
                <w:sz w:val="20"/>
                <w:szCs w:val="20"/>
              </w:rPr>
              <w:t>7.01 (5.74, 7.47)</w:t>
            </w:r>
          </w:p>
        </w:tc>
        <w:tc>
          <w:tcPr>
            <w:tcW w:w="1800" w:type="dxa"/>
            <w:shd w:val="clear" w:color="auto" w:fill="FFFFFF"/>
            <w:tcMar>
              <w:top w:w="0" w:type="dxa"/>
              <w:left w:w="0" w:type="dxa"/>
              <w:bottom w:w="0" w:type="dxa"/>
              <w:right w:w="0" w:type="dxa"/>
            </w:tcMar>
            <w:vAlign w:val="center"/>
          </w:tcPr>
          <w:p w14:paraId="52EED68C" w14:textId="77777777" w:rsidR="00327C67" w:rsidRDefault="00725148">
            <w:pPr>
              <w:spacing w:before="100" w:after="100"/>
              <w:ind w:left="100" w:right="100"/>
            </w:pPr>
            <w:r>
              <w:rPr>
                <w:rFonts w:ascii="Helvetica" w:eastAsia="Helvetica" w:hAnsi="Helvetica" w:cs="Helvetica"/>
                <w:color w:val="000000"/>
                <w:sz w:val="20"/>
                <w:szCs w:val="20"/>
              </w:rPr>
              <w:t>7.03 (5.47, 7.80)</w:t>
            </w:r>
          </w:p>
        </w:tc>
        <w:tc>
          <w:tcPr>
            <w:tcW w:w="1800" w:type="dxa"/>
            <w:shd w:val="clear" w:color="auto" w:fill="FFFFFF"/>
            <w:tcMar>
              <w:top w:w="0" w:type="dxa"/>
              <w:left w:w="0" w:type="dxa"/>
              <w:bottom w:w="0" w:type="dxa"/>
              <w:right w:w="0" w:type="dxa"/>
            </w:tcMar>
            <w:vAlign w:val="center"/>
          </w:tcPr>
          <w:p w14:paraId="2FA999F8" w14:textId="77777777" w:rsidR="00327C67" w:rsidRDefault="00725148">
            <w:pPr>
              <w:spacing w:before="100" w:after="100"/>
              <w:ind w:left="100" w:right="100"/>
            </w:pPr>
            <w:r>
              <w:rPr>
                <w:rFonts w:ascii="Helvetica" w:eastAsia="Helvetica" w:hAnsi="Helvetica" w:cs="Helvetica"/>
                <w:color w:val="000000"/>
                <w:sz w:val="20"/>
                <w:szCs w:val="20"/>
              </w:rPr>
              <w:t>6.87 (5.70, 7.10)</w:t>
            </w:r>
          </w:p>
        </w:tc>
        <w:tc>
          <w:tcPr>
            <w:tcW w:w="1800" w:type="dxa"/>
            <w:shd w:val="clear" w:color="auto" w:fill="FFFFFF"/>
            <w:tcMar>
              <w:top w:w="0" w:type="dxa"/>
              <w:left w:w="0" w:type="dxa"/>
              <w:bottom w:w="0" w:type="dxa"/>
              <w:right w:w="0" w:type="dxa"/>
            </w:tcMar>
            <w:vAlign w:val="center"/>
          </w:tcPr>
          <w:p w14:paraId="18848228" w14:textId="77777777" w:rsidR="00327C67" w:rsidRDefault="00725148">
            <w:pPr>
              <w:spacing w:before="100" w:after="100"/>
              <w:ind w:left="100" w:right="100"/>
            </w:pPr>
            <w:r>
              <w:rPr>
                <w:rFonts w:ascii="Helvetica" w:eastAsia="Helvetica" w:hAnsi="Helvetica" w:cs="Helvetica"/>
                <w:color w:val="000000"/>
                <w:sz w:val="20"/>
                <w:szCs w:val="20"/>
              </w:rPr>
              <w:t>7.06 (5.44, 7.91)</w:t>
            </w:r>
          </w:p>
        </w:tc>
        <w:tc>
          <w:tcPr>
            <w:tcW w:w="1800" w:type="dxa"/>
            <w:shd w:val="clear" w:color="auto" w:fill="FFFFFF"/>
            <w:tcMar>
              <w:top w:w="0" w:type="dxa"/>
              <w:left w:w="0" w:type="dxa"/>
              <w:bottom w:w="0" w:type="dxa"/>
              <w:right w:w="0" w:type="dxa"/>
            </w:tcMar>
            <w:vAlign w:val="center"/>
          </w:tcPr>
          <w:p w14:paraId="2E8201D0" w14:textId="77777777" w:rsidR="00327C67" w:rsidRDefault="00725148">
            <w:pPr>
              <w:spacing w:before="100" w:after="100"/>
              <w:ind w:left="100" w:right="100"/>
            </w:pPr>
            <w:r>
              <w:rPr>
                <w:rFonts w:ascii="Helvetica" w:eastAsia="Helvetica" w:hAnsi="Helvetica" w:cs="Helvetica"/>
                <w:color w:val="000000"/>
                <w:sz w:val="20"/>
                <w:szCs w:val="20"/>
              </w:rPr>
              <w:t>6.81 (5.72, 7.26)</w:t>
            </w:r>
          </w:p>
        </w:tc>
      </w:tr>
      <w:tr w:rsidR="00327C67" w14:paraId="621F2FFF" w14:textId="77777777">
        <w:trPr>
          <w:cantSplit/>
          <w:jc w:val="center"/>
        </w:trPr>
        <w:tc>
          <w:tcPr>
            <w:tcW w:w="1800" w:type="dxa"/>
            <w:shd w:val="clear" w:color="auto" w:fill="EFEFEF"/>
            <w:tcMar>
              <w:top w:w="0" w:type="dxa"/>
              <w:left w:w="0" w:type="dxa"/>
              <w:bottom w:w="0" w:type="dxa"/>
              <w:right w:w="0" w:type="dxa"/>
            </w:tcMar>
          </w:tcPr>
          <w:p w14:paraId="3E9CB2A1" w14:textId="77777777" w:rsidR="00327C67" w:rsidRDefault="00725148">
            <w:pPr>
              <w:spacing w:before="100" w:after="100"/>
              <w:ind w:left="300" w:right="100"/>
            </w:pPr>
            <w:r>
              <w:rPr>
                <w:rFonts w:ascii="Helvetica" w:eastAsia="Helvetica" w:hAnsi="Helvetica" w:cs="Helvetica"/>
                <w:color w:val="000000"/>
                <w:sz w:val="20"/>
                <w:szCs w:val="20"/>
              </w:rPr>
              <w:t xml:space="preserve">  - Missing</w:t>
            </w:r>
          </w:p>
        </w:tc>
        <w:tc>
          <w:tcPr>
            <w:tcW w:w="1800" w:type="dxa"/>
            <w:shd w:val="clear" w:color="auto" w:fill="EFEFEF"/>
            <w:tcMar>
              <w:top w:w="0" w:type="dxa"/>
              <w:left w:w="0" w:type="dxa"/>
              <w:bottom w:w="0" w:type="dxa"/>
              <w:right w:w="0" w:type="dxa"/>
            </w:tcMar>
            <w:vAlign w:val="center"/>
          </w:tcPr>
          <w:p w14:paraId="1C7D92A6" w14:textId="77777777" w:rsidR="00327C67" w:rsidRDefault="00725148">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186F9AB6"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0C8EF8A2" w14:textId="77777777" w:rsidR="00327C67" w:rsidRDefault="00725148">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63E52163" w14:textId="77777777" w:rsidR="00327C67" w:rsidRDefault="00725148">
            <w:pPr>
              <w:spacing w:before="100" w:after="100"/>
              <w:ind w:left="100" w:right="100"/>
            </w:pPr>
            <w:r>
              <w:rPr>
                <w:rFonts w:ascii="Helvetica" w:eastAsia="Helvetica" w:hAnsi="Helvetica" w:cs="Helvetica"/>
                <w:color w:val="000000"/>
                <w:sz w:val="20"/>
                <w:szCs w:val="20"/>
              </w:rPr>
              <w:t>1</w:t>
            </w:r>
          </w:p>
        </w:tc>
        <w:tc>
          <w:tcPr>
            <w:tcW w:w="1800" w:type="dxa"/>
            <w:shd w:val="clear" w:color="auto" w:fill="EFEFEF"/>
            <w:tcMar>
              <w:top w:w="0" w:type="dxa"/>
              <w:left w:w="0" w:type="dxa"/>
              <w:bottom w:w="0" w:type="dxa"/>
              <w:right w:w="0" w:type="dxa"/>
            </w:tcMar>
            <w:vAlign w:val="center"/>
          </w:tcPr>
          <w:p w14:paraId="683EB831" w14:textId="77777777" w:rsidR="00327C67" w:rsidRDefault="00725148">
            <w:pPr>
              <w:spacing w:before="100" w:after="100"/>
              <w:ind w:left="100" w:right="100"/>
            </w:pPr>
            <w:r>
              <w:rPr>
                <w:rFonts w:ascii="Helvetica" w:eastAsia="Helvetica" w:hAnsi="Helvetica" w:cs="Helvetica"/>
                <w:color w:val="000000"/>
                <w:sz w:val="20"/>
                <w:szCs w:val="20"/>
              </w:rPr>
              <w:t>6</w:t>
            </w:r>
          </w:p>
        </w:tc>
        <w:tc>
          <w:tcPr>
            <w:tcW w:w="1800" w:type="dxa"/>
            <w:shd w:val="clear" w:color="auto" w:fill="EFEFEF"/>
            <w:tcMar>
              <w:top w:w="0" w:type="dxa"/>
              <w:left w:w="0" w:type="dxa"/>
              <w:bottom w:w="0" w:type="dxa"/>
              <w:right w:w="0" w:type="dxa"/>
            </w:tcMar>
            <w:vAlign w:val="center"/>
          </w:tcPr>
          <w:p w14:paraId="492D18DA" w14:textId="77777777" w:rsidR="00327C67" w:rsidRDefault="00725148">
            <w:pPr>
              <w:spacing w:before="100" w:after="100"/>
              <w:ind w:left="100" w:right="100"/>
            </w:pPr>
            <w:r>
              <w:rPr>
                <w:rFonts w:ascii="Helvetica" w:eastAsia="Helvetica" w:hAnsi="Helvetica" w:cs="Helvetica"/>
                <w:color w:val="000000"/>
                <w:sz w:val="20"/>
                <w:szCs w:val="20"/>
              </w:rPr>
              <w:t>1</w:t>
            </w:r>
          </w:p>
        </w:tc>
      </w:tr>
      <w:tr w:rsidR="00327C67" w14:paraId="3F2C8E43" w14:textId="77777777">
        <w:trPr>
          <w:cantSplit/>
          <w:jc w:val="center"/>
        </w:trPr>
        <w:tc>
          <w:tcPr>
            <w:tcW w:w="1800" w:type="dxa"/>
            <w:shd w:val="clear" w:color="auto" w:fill="FFFFFF"/>
            <w:tcMar>
              <w:top w:w="0" w:type="dxa"/>
              <w:left w:w="0" w:type="dxa"/>
              <w:bottom w:w="0" w:type="dxa"/>
              <w:right w:w="0" w:type="dxa"/>
            </w:tcMar>
          </w:tcPr>
          <w:p w14:paraId="61812A71" w14:textId="77777777" w:rsidR="00327C67" w:rsidRDefault="00725148">
            <w:pPr>
              <w:spacing w:before="100" w:after="100"/>
              <w:ind w:left="100" w:right="100"/>
            </w:pPr>
            <w:r>
              <w:rPr>
                <w:rFonts w:ascii="Helvetica" w:eastAsia="Helvetica" w:hAnsi="Helvetica" w:cs="Helvetica"/>
                <w:color w:val="000000"/>
                <w:sz w:val="20"/>
                <w:szCs w:val="20"/>
              </w:rPr>
              <w:t>Cryptococcal Antigen/Indian Ink</w:t>
            </w:r>
          </w:p>
        </w:tc>
        <w:tc>
          <w:tcPr>
            <w:tcW w:w="1800" w:type="dxa"/>
            <w:shd w:val="clear" w:color="auto" w:fill="FFFFFF"/>
            <w:tcMar>
              <w:top w:w="0" w:type="dxa"/>
              <w:left w:w="0" w:type="dxa"/>
              <w:bottom w:w="0" w:type="dxa"/>
              <w:right w:w="0" w:type="dxa"/>
            </w:tcMar>
            <w:vAlign w:val="center"/>
          </w:tcPr>
          <w:p w14:paraId="334624F7" w14:textId="77777777" w:rsidR="00327C67" w:rsidRDefault="00725148">
            <w:pPr>
              <w:spacing w:before="100" w:after="100"/>
              <w:ind w:left="100" w:right="100"/>
            </w:pPr>
            <w:r>
              <w:rPr>
                <w:rFonts w:ascii="Helvetica" w:eastAsia="Helvetica" w:hAnsi="Helvetica" w:cs="Helvetica"/>
                <w:color w:val="000000"/>
                <w:sz w:val="20"/>
                <w:szCs w:val="20"/>
              </w:rPr>
              <w:t>19 (3.2%)</w:t>
            </w:r>
          </w:p>
        </w:tc>
        <w:tc>
          <w:tcPr>
            <w:tcW w:w="1800" w:type="dxa"/>
            <w:shd w:val="clear" w:color="auto" w:fill="FFFFFF"/>
            <w:tcMar>
              <w:top w:w="0" w:type="dxa"/>
              <w:left w:w="0" w:type="dxa"/>
              <w:bottom w:w="0" w:type="dxa"/>
              <w:right w:w="0" w:type="dxa"/>
            </w:tcMar>
            <w:vAlign w:val="center"/>
          </w:tcPr>
          <w:p w14:paraId="2504F17F" w14:textId="77777777" w:rsidR="00327C67" w:rsidRDefault="00725148">
            <w:pPr>
              <w:spacing w:before="100" w:after="100"/>
              <w:ind w:left="100" w:right="100"/>
            </w:pPr>
            <w:r>
              <w:rPr>
                <w:rFonts w:ascii="Helvetica" w:eastAsia="Helvetica" w:hAnsi="Helvetica" w:cs="Helvetica"/>
                <w:color w:val="000000"/>
                <w:sz w:val="20"/>
                <w:szCs w:val="20"/>
              </w:rPr>
              <w:t>1 (1.1%)</w:t>
            </w:r>
          </w:p>
        </w:tc>
        <w:tc>
          <w:tcPr>
            <w:tcW w:w="1800" w:type="dxa"/>
            <w:shd w:val="clear" w:color="auto" w:fill="FFFFFF"/>
            <w:tcMar>
              <w:top w:w="0" w:type="dxa"/>
              <w:left w:w="0" w:type="dxa"/>
              <w:bottom w:w="0" w:type="dxa"/>
              <w:right w:w="0" w:type="dxa"/>
            </w:tcMar>
            <w:vAlign w:val="center"/>
          </w:tcPr>
          <w:p w14:paraId="49B15FD7" w14:textId="77777777" w:rsidR="00327C67" w:rsidRDefault="00725148">
            <w:pPr>
              <w:spacing w:before="100" w:after="100"/>
              <w:ind w:left="100" w:right="100"/>
            </w:pPr>
            <w:r>
              <w:rPr>
                <w:rFonts w:ascii="Helvetica" w:eastAsia="Helvetica" w:hAnsi="Helvetica" w:cs="Helvetica"/>
                <w:color w:val="000000"/>
                <w:sz w:val="20"/>
                <w:szCs w:val="20"/>
              </w:rPr>
              <w:t>19 (3.1%)</w:t>
            </w:r>
          </w:p>
        </w:tc>
        <w:tc>
          <w:tcPr>
            <w:tcW w:w="1800" w:type="dxa"/>
            <w:shd w:val="clear" w:color="auto" w:fill="FFFFFF"/>
            <w:tcMar>
              <w:top w:w="0" w:type="dxa"/>
              <w:left w:w="0" w:type="dxa"/>
              <w:bottom w:w="0" w:type="dxa"/>
              <w:right w:w="0" w:type="dxa"/>
            </w:tcMar>
            <w:vAlign w:val="center"/>
          </w:tcPr>
          <w:p w14:paraId="34B6989E" w14:textId="77777777" w:rsidR="00327C67" w:rsidRDefault="00725148">
            <w:pPr>
              <w:spacing w:before="100" w:after="100"/>
              <w:ind w:left="100" w:right="100"/>
            </w:pPr>
            <w:r>
              <w:rPr>
                <w:rFonts w:ascii="Helvetica" w:eastAsia="Helvetica" w:hAnsi="Helvetica" w:cs="Helvetica"/>
                <w:color w:val="000000"/>
                <w:sz w:val="20"/>
                <w:szCs w:val="20"/>
              </w:rPr>
              <w:t>1 (1.4%)</w:t>
            </w:r>
          </w:p>
        </w:tc>
        <w:tc>
          <w:tcPr>
            <w:tcW w:w="1800" w:type="dxa"/>
            <w:shd w:val="clear" w:color="auto" w:fill="FFFFFF"/>
            <w:tcMar>
              <w:top w:w="0" w:type="dxa"/>
              <w:left w:w="0" w:type="dxa"/>
              <w:bottom w:w="0" w:type="dxa"/>
              <w:right w:w="0" w:type="dxa"/>
            </w:tcMar>
            <w:vAlign w:val="center"/>
          </w:tcPr>
          <w:p w14:paraId="5C09B33F" w14:textId="77777777" w:rsidR="00327C67" w:rsidRDefault="00725148">
            <w:pPr>
              <w:spacing w:before="100" w:after="100"/>
              <w:ind w:left="100" w:right="100"/>
            </w:pPr>
            <w:r>
              <w:rPr>
                <w:rFonts w:ascii="Helvetica" w:eastAsia="Helvetica" w:hAnsi="Helvetica" w:cs="Helvetica"/>
                <w:color w:val="000000"/>
                <w:sz w:val="20"/>
                <w:szCs w:val="20"/>
              </w:rPr>
              <w:t>19 (3.4%)</w:t>
            </w:r>
          </w:p>
        </w:tc>
        <w:tc>
          <w:tcPr>
            <w:tcW w:w="1800" w:type="dxa"/>
            <w:shd w:val="clear" w:color="auto" w:fill="FFFFFF"/>
            <w:tcMar>
              <w:top w:w="0" w:type="dxa"/>
              <w:left w:w="0" w:type="dxa"/>
              <w:bottom w:w="0" w:type="dxa"/>
              <w:right w:w="0" w:type="dxa"/>
            </w:tcMar>
            <w:vAlign w:val="center"/>
          </w:tcPr>
          <w:p w14:paraId="7B2E6D85" w14:textId="77777777" w:rsidR="00327C67" w:rsidRDefault="00725148">
            <w:pPr>
              <w:spacing w:before="100" w:after="100"/>
              <w:ind w:left="100" w:right="100"/>
            </w:pPr>
            <w:r>
              <w:rPr>
                <w:rFonts w:ascii="Helvetica" w:eastAsia="Helvetica" w:hAnsi="Helvetica" w:cs="Helvetica"/>
                <w:color w:val="000000"/>
                <w:sz w:val="20"/>
                <w:szCs w:val="20"/>
              </w:rPr>
              <w:t>1 (0.8%)</w:t>
            </w:r>
          </w:p>
        </w:tc>
      </w:tr>
      <w:tr w:rsidR="00327C67" w14:paraId="49D73F54" w14:textId="77777777">
        <w:trPr>
          <w:cantSplit/>
          <w:jc w:val="center"/>
        </w:trPr>
        <w:tc>
          <w:tcPr>
            <w:tcW w:w="12600" w:type="dxa"/>
            <w:gridSpan w:val="7"/>
            <w:shd w:val="clear" w:color="auto" w:fill="CFCFCF"/>
            <w:tcMar>
              <w:top w:w="0" w:type="dxa"/>
              <w:left w:w="0" w:type="dxa"/>
              <w:bottom w:w="0" w:type="dxa"/>
              <w:right w:w="0" w:type="dxa"/>
            </w:tcMar>
            <w:vAlign w:val="center"/>
          </w:tcPr>
          <w:p w14:paraId="2B5A7F6D" w14:textId="77777777" w:rsidR="00327C67" w:rsidRDefault="00725148">
            <w:pPr>
              <w:spacing w:before="100" w:after="100"/>
              <w:ind w:left="100" w:right="100"/>
            </w:pPr>
            <w:r>
              <w:rPr>
                <w:rFonts w:ascii="Helvetica" w:eastAsia="Helvetica" w:hAnsi="Helvetica" w:cs="Helvetica"/>
                <w:b/>
                <w:color w:val="000000"/>
                <w:sz w:val="20"/>
                <w:szCs w:val="20"/>
                <w:vertAlign w:val="superscript"/>
              </w:rPr>
              <w:t>1</w:t>
            </w:r>
            <w:r>
              <w:rPr>
                <w:rFonts w:ascii="Helvetica" w:eastAsia="Helvetica" w:hAnsi="Helvetica" w:cs="Helvetica"/>
                <w:b/>
                <w:color w:val="000000"/>
                <w:sz w:val="20"/>
                <w:szCs w:val="20"/>
              </w:rPr>
              <w:t xml:space="preserve">Mean (1st, 3rd quartiles) for numeric variables; n (%) for </w:t>
            </w:r>
            <w:proofErr w:type="spellStart"/>
            <w:r>
              <w:rPr>
                <w:rFonts w:ascii="Helvetica" w:eastAsia="Helvetica" w:hAnsi="Helvetica" w:cs="Helvetica"/>
                <w:b/>
                <w:color w:val="000000"/>
                <w:sz w:val="20"/>
                <w:szCs w:val="20"/>
              </w:rPr>
              <w:t>for</w:t>
            </w:r>
            <w:proofErr w:type="spellEnd"/>
            <w:r>
              <w:rPr>
                <w:rFonts w:ascii="Helvetica" w:eastAsia="Helvetica" w:hAnsi="Helvetica" w:cs="Helvetica"/>
                <w:b/>
                <w:color w:val="000000"/>
                <w:sz w:val="20"/>
                <w:szCs w:val="20"/>
              </w:rPr>
              <w:t xml:space="preserve"> categorical variables</w:t>
            </w:r>
          </w:p>
        </w:tc>
      </w:tr>
    </w:tbl>
    <w:p w14:paraId="61A56556" w14:textId="77777777" w:rsidR="00327C67" w:rsidRDefault="00327C67">
      <w:pPr>
        <w:sectPr w:rsidR="00327C67">
          <w:type w:val="oddPage"/>
          <w:pgSz w:w="16838" w:h="11906" w:orient="landscape"/>
          <w:pgMar w:top="1800" w:right="720" w:bottom="1800" w:left="720" w:header="720" w:footer="720" w:gutter="720"/>
          <w:cols w:space="720"/>
        </w:sectPr>
      </w:pPr>
    </w:p>
    <w:p w14:paraId="212D7CB2" w14:textId="77777777" w:rsidR="00327C67" w:rsidRDefault="00725148">
      <w:r>
        <w:lastRenderedPageBreak/>
        <w:br w:type="page"/>
      </w:r>
    </w:p>
    <w:p w14:paraId="69157414" w14:textId="77777777" w:rsidR="00327C67" w:rsidRDefault="00725148">
      <w:pPr>
        <w:pStyle w:val="Heading1"/>
      </w:pPr>
      <w:bookmarkStart w:id="153" w:name="discussion"/>
      <w:bookmarkEnd w:id="151"/>
      <w:r>
        <w:lastRenderedPageBreak/>
        <w:t>Discussion</w:t>
      </w:r>
    </w:p>
    <w:p w14:paraId="7713250A" w14:textId="77777777" w:rsidR="00327C67" w:rsidRDefault="00725148">
      <w:pPr>
        <w:pStyle w:val="Heading1"/>
      </w:pPr>
      <w:bookmarkStart w:id="154" w:name="conclusion"/>
      <w:bookmarkEnd w:id="153"/>
      <w:r>
        <w:t>Conclusion</w:t>
      </w:r>
    </w:p>
    <w:p w14:paraId="3480E18D" w14:textId="77777777" w:rsidR="00327C67" w:rsidRDefault="00725148">
      <w:pPr>
        <w:pStyle w:val="Heading1"/>
      </w:pPr>
      <w:bookmarkStart w:id="155" w:name="references"/>
      <w:bookmarkEnd w:id="154"/>
      <w:r>
        <w:t>References</w:t>
      </w:r>
    </w:p>
    <w:p w14:paraId="4F59ADDF" w14:textId="77777777" w:rsidR="00327C67" w:rsidRDefault="00725148">
      <w:pPr>
        <w:pStyle w:val="Bibliography"/>
      </w:pPr>
      <w:bookmarkStart w:id="156" w:name="ref-adams2019"/>
      <w:bookmarkStart w:id="157" w:name="refs"/>
      <w:r>
        <w:t xml:space="preserve">Adams, </w:t>
      </w:r>
      <w:proofErr w:type="spellStart"/>
      <w:r>
        <w:t>Shahieda</w:t>
      </w:r>
      <w:proofErr w:type="spellEnd"/>
      <w:r>
        <w:t xml:space="preserve">, Rodney Ehrlich, </w:t>
      </w:r>
      <w:proofErr w:type="spellStart"/>
      <w:r>
        <w:t>Roslynn</w:t>
      </w:r>
      <w:proofErr w:type="spellEnd"/>
      <w:r>
        <w:t xml:space="preserve"> </w:t>
      </w:r>
      <w:proofErr w:type="spellStart"/>
      <w:r>
        <w:t>Baatjies</w:t>
      </w:r>
      <w:proofErr w:type="spellEnd"/>
      <w:r>
        <w:t xml:space="preserve">, Nandini </w:t>
      </w:r>
      <w:proofErr w:type="spellStart"/>
      <w:r>
        <w:t>Dendukuri</w:t>
      </w:r>
      <w:proofErr w:type="spellEnd"/>
      <w:r>
        <w:t xml:space="preserve">, </w:t>
      </w:r>
      <w:proofErr w:type="spellStart"/>
      <w:r>
        <w:t>Zhuoyu</w:t>
      </w:r>
      <w:proofErr w:type="spellEnd"/>
      <w:r>
        <w:t xml:space="preserve"> Wang, and </w:t>
      </w:r>
      <w:proofErr w:type="spellStart"/>
      <w:r>
        <w:t>Keertan</w:t>
      </w:r>
      <w:proofErr w:type="spellEnd"/>
      <w:r>
        <w:t xml:space="preserve"> </w:t>
      </w:r>
      <w:proofErr w:type="spellStart"/>
      <w:r>
        <w:t>Dheda</w:t>
      </w:r>
      <w:proofErr w:type="spellEnd"/>
      <w:r>
        <w:t xml:space="preserve">. 2019. “Evaluating Latent Tuberculosis Infection Test Performance Using Latent Class Analysis in a TB and HIV Endemic Setting.” </w:t>
      </w:r>
      <w:r>
        <w:rPr>
          <w:i/>
          <w:iCs/>
        </w:rPr>
        <w:t>International Journal of Environmental Research and Public Health</w:t>
      </w:r>
      <w:r>
        <w:t xml:space="preserve"> 16 (16): 2912. </w:t>
      </w:r>
      <w:hyperlink r:id="rId20">
        <w:r>
          <w:rPr>
            <w:rStyle w:val="Hyperlink"/>
          </w:rPr>
          <w:t>https://doi.org/10.3390/ijerph16162912</w:t>
        </w:r>
      </w:hyperlink>
      <w:r>
        <w:t>.</w:t>
      </w:r>
    </w:p>
    <w:p w14:paraId="3E702113" w14:textId="77777777" w:rsidR="00327C67" w:rsidRDefault="00725148">
      <w:pPr>
        <w:pStyle w:val="Bibliography"/>
      </w:pPr>
      <w:bookmarkStart w:id="158" w:name="ref-albert1993"/>
      <w:bookmarkEnd w:id="156"/>
      <w:r>
        <w:t xml:space="preserve">Albert, James H., and Siddhartha </w:t>
      </w:r>
      <w:proofErr w:type="spellStart"/>
      <w:r>
        <w:t>Chib</w:t>
      </w:r>
      <w:proofErr w:type="spellEnd"/>
      <w:r>
        <w:t xml:space="preserve">. 1993. “Bayesian Analysis of Binary and Polychotomous Response Data.” </w:t>
      </w:r>
      <w:r>
        <w:rPr>
          <w:i/>
          <w:iCs/>
        </w:rPr>
        <w:t>Journal of the American Statistical Association</w:t>
      </w:r>
      <w:r>
        <w:t xml:space="preserve"> 88 (422): 669–79. </w:t>
      </w:r>
      <w:hyperlink r:id="rId21">
        <w:r>
          <w:rPr>
            <w:rStyle w:val="Hyperlink"/>
          </w:rPr>
          <w:t>https://doi.org/10.1080/01621459.1993.10476321</w:t>
        </w:r>
      </w:hyperlink>
      <w:r>
        <w:t>.</w:t>
      </w:r>
    </w:p>
    <w:p w14:paraId="6EB1A04E" w14:textId="77777777" w:rsidR="00327C67" w:rsidRDefault="00725148">
      <w:pPr>
        <w:pStyle w:val="Bibliography"/>
      </w:pPr>
      <w:bookmarkStart w:id="159" w:name="ref-boonstra2019"/>
      <w:bookmarkEnd w:id="158"/>
      <w:proofErr w:type="spellStart"/>
      <w:r>
        <w:t>Boonstra</w:t>
      </w:r>
      <w:proofErr w:type="spellEnd"/>
      <w:r>
        <w:t xml:space="preserve">, Philip S., Ryan P. </w:t>
      </w:r>
      <w:proofErr w:type="spellStart"/>
      <w:r>
        <w:t>Barbaro</w:t>
      </w:r>
      <w:proofErr w:type="spellEnd"/>
      <w:r>
        <w:t xml:space="preserve">, and Ananda Sen. 2019. “Default Priors for the Intercept Parameter in Logistic Regressions.” </w:t>
      </w:r>
      <w:r>
        <w:rPr>
          <w:i/>
          <w:iCs/>
        </w:rPr>
        <w:t>Computational Statistics &amp; Data Analysis</w:t>
      </w:r>
      <w:r>
        <w:t xml:space="preserve"> 133 (May): 245–56. </w:t>
      </w:r>
      <w:hyperlink r:id="rId22">
        <w:r>
          <w:rPr>
            <w:rStyle w:val="Hyperlink"/>
          </w:rPr>
          <w:t>https://doi.org/10.1016/j.csda.2018.10.014</w:t>
        </w:r>
      </w:hyperlink>
      <w:r>
        <w:t>.</w:t>
      </w:r>
    </w:p>
    <w:p w14:paraId="2F5FB856" w14:textId="77777777" w:rsidR="00327C67" w:rsidRPr="00725148" w:rsidRDefault="00725148">
      <w:pPr>
        <w:pStyle w:val="Bibliography"/>
        <w:rPr>
          <w:lang w:val="nl-NL"/>
        </w:rPr>
      </w:pPr>
      <w:bookmarkStart w:id="160" w:name="ref-r6"/>
      <w:bookmarkEnd w:id="159"/>
      <w:r>
        <w:t xml:space="preserve">Chang, Winston. 2020. </w:t>
      </w:r>
      <w:r>
        <w:rPr>
          <w:i/>
          <w:iCs/>
        </w:rPr>
        <w:t>R6: Encapsulated Classes with Reference Semantics</w:t>
      </w:r>
      <w:r>
        <w:t xml:space="preserve">. </w:t>
      </w:r>
      <w:hyperlink r:id="rId23">
        <w:r w:rsidRPr="00725148">
          <w:rPr>
            <w:rStyle w:val="Hyperlink"/>
            <w:lang w:val="nl-NL"/>
          </w:rPr>
          <w:t>https://CRAN.R-project.org/package=R6</w:t>
        </w:r>
      </w:hyperlink>
      <w:r w:rsidRPr="00725148">
        <w:rPr>
          <w:lang w:val="nl-NL"/>
        </w:rPr>
        <w:t>.</w:t>
      </w:r>
    </w:p>
    <w:p w14:paraId="062F9995" w14:textId="77777777" w:rsidR="00327C67" w:rsidRDefault="00725148">
      <w:pPr>
        <w:pStyle w:val="Bibliography"/>
      </w:pPr>
      <w:bookmarkStart w:id="161" w:name="ref-chen2020"/>
      <w:bookmarkEnd w:id="160"/>
      <w:r w:rsidRPr="00725148">
        <w:rPr>
          <w:lang w:val="nl-NL"/>
        </w:rPr>
        <w:t>Chen, Yuan-</w:t>
      </w:r>
      <w:proofErr w:type="spellStart"/>
      <w:r w:rsidRPr="00725148">
        <w:rPr>
          <w:lang w:val="nl-NL"/>
        </w:rPr>
        <w:t>Zhi</w:t>
      </w:r>
      <w:proofErr w:type="spellEnd"/>
      <w:r w:rsidRPr="00725148">
        <w:rPr>
          <w:lang w:val="nl-NL"/>
        </w:rPr>
        <w:t>, Li-</w:t>
      </w:r>
      <w:proofErr w:type="spellStart"/>
      <w:r w:rsidRPr="00725148">
        <w:rPr>
          <w:lang w:val="nl-NL"/>
        </w:rPr>
        <w:t>Chang</w:t>
      </w:r>
      <w:proofErr w:type="spellEnd"/>
      <w:r w:rsidRPr="00725148">
        <w:rPr>
          <w:lang w:val="nl-NL"/>
        </w:rPr>
        <w:t xml:space="preserve"> Sun, </w:t>
      </w:r>
      <w:proofErr w:type="spellStart"/>
      <w:r w:rsidRPr="00725148">
        <w:rPr>
          <w:lang w:val="nl-NL"/>
        </w:rPr>
        <w:t>Yao</w:t>
      </w:r>
      <w:proofErr w:type="spellEnd"/>
      <w:r w:rsidRPr="00725148">
        <w:rPr>
          <w:lang w:val="nl-NL"/>
        </w:rPr>
        <w:t xml:space="preserve">-Hong Wen, </w:t>
      </w:r>
      <w:proofErr w:type="spellStart"/>
      <w:r w:rsidRPr="00725148">
        <w:rPr>
          <w:lang w:val="nl-NL"/>
        </w:rPr>
        <w:t>Zhong</w:t>
      </w:r>
      <w:proofErr w:type="spellEnd"/>
      <w:r w:rsidRPr="00725148">
        <w:rPr>
          <w:lang w:val="nl-NL"/>
        </w:rPr>
        <w:t xml:space="preserve">-Wei Li, </w:t>
      </w:r>
      <w:proofErr w:type="spellStart"/>
      <w:r w:rsidRPr="00725148">
        <w:rPr>
          <w:lang w:val="nl-NL"/>
        </w:rPr>
        <w:t>Shu-Jin</w:t>
      </w:r>
      <w:proofErr w:type="spellEnd"/>
      <w:r w:rsidRPr="00725148">
        <w:rPr>
          <w:lang w:val="nl-NL"/>
        </w:rPr>
        <w:t xml:space="preserve"> Fan, Hong-Kun Tan, Min </w:t>
      </w:r>
      <w:proofErr w:type="spellStart"/>
      <w:r w:rsidRPr="00725148">
        <w:rPr>
          <w:lang w:val="nl-NL"/>
        </w:rPr>
        <w:t>Qiu</w:t>
      </w:r>
      <w:proofErr w:type="spellEnd"/>
      <w:r w:rsidRPr="00725148">
        <w:rPr>
          <w:lang w:val="nl-NL"/>
        </w:rPr>
        <w:t xml:space="preserve">, et al. 2020. </w:t>
      </w:r>
      <w:r>
        <w:t xml:space="preserve">“Pooled Analysis of the </w:t>
      </w:r>
      <w:proofErr w:type="spellStart"/>
      <w:r>
        <w:t>Xpert</w:t>
      </w:r>
      <w:proofErr w:type="spellEnd"/>
      <w:r>
        <w:t xml:space="preserve"> MTB/RIF Assay for Diagnosing Tuberculous Meningitis.” </w:t>
      </w:r>
      <w:r>
        <w:rPr>
          <w:i/>
          <w:iCs/>
        </w:rPr>
        <w:t>Bioscience Reports</w:t>
      </w:r>
      <w:r>
        <w:t xml:space="preserve"> 40 (1). </w:t>
      </w:r>
      <w:hyperlink r:id="rId24">
        <w:r>
          <w:rPr>
            <w:rStyle w:val="Hyperlink"/>
          </w:rPr>
          <w:t>https://doi.org/10.1042/bsr20191312</w:t>
        </w:r>
      </w:hyperlink>
      <w:r>
        <w:t>.</w:t>
      </w:r>
    </w:p>
    <w:p w14:paraId="6B23908A" w14:textId="77777777" w:rsidR="00327C67" w:rsidRDefault="00725148">
      <w:pPr>
        <w:pStyle w:val="Bibliography"/>
      </w:pPr>
      <w:bookmarkStart w:id="162" w:name="ref-classifierplots"/>
      <w:bookmarkEnd w:id="161"/>
      <w:proofErr w:type="spellStart"/>
      <w:r>
        <w:t>Defazio</w:t>
      </w:r>
      <w:proofErr w:type="spellEnd"/>
      <w:r>
        <w:t xml:space="preserve">, Aaron, and Huw Campbell. 2020. </w:t>
      </w:r>
      <w:proofErr w:type="spellStart"/>
      <w:r>
        <w:rPr>
          <w:i/>
          <w:iCs/>
        </w:rPr>
        <w:t>Classifierplots</w:t>
      </w:r>
      <w:proofErr w:type="spellEnd"/>
      <w:r>
        <w:rPr>
          <w:i/>
          <w:iCs/>
        </w:rPr>
        <w:t>: Generates a Visualization of Classifier Performance as a Grid of Diagnostic Plots</w:t>
      </w:r>
      <w:r>
        <w:t xml:space="preserve">. </w:t>
      </w:r>
      <w:hyperlink r:id="rId25">
        <w:r>
          <w:rPr>
            <w:rStyle w:val="Hyperlink"/>
          </w:rPr>
          <w:t>https://CRAN.R-project.org/package=classifierplots</w:t>
        </w:r>
      </w:hyperlink>
      <w:r>
        <w:t>.</w:t>
      </w:r>
    </w:p>
    <w:p w14:paraId="4E6CECCD" w14:textId="77777777" w:rsidR="00327C67" w:rsidRDefault="00725148">
      <w:pPr>
        <w:pStyle w:val="Bibliography"/>
      </w:pPr>
      <w:bookmarkStart w:id="163" w:name="ref-donovan2020"/>
      <w:bookmarkEnd w:id="162"/>
      <w:r>
        <w:t xml:space="preserve">Donovan, Joseph, Do Dang Anh Thu, Nguyen </w:t>
      </w:r>
      <w:proofErr w:type="spellStart"/>
      <w:r>
        <w:t>Hoan</w:t>
      </w:r>
      <w:proofErr w:type="spellEnd"/>
      <w:r>
        <w:t xml:space="preserve"> </w:t>
      </w:r>
      <w:proofErr w:type="spellStart"/>
      <w:r>
        <w:t>Phu</w:t>
      </w:r>
      <w:proofErr w:type="spellEnd"/>
      <w:r>
        <w:t xml:space="preserve">, Vu </w:t>
      </w:r>
      <w:proofErr w:type="spellStart"/>
      <w:r>
        <w:t>Thi</w:t>
      </w:r>
      <w:proofErr w:type="spellEnd"/>
      <w:r>
        <w:t xml:space="preserve"> </w:t>
      </w:r>
      <w:proofErr w:type="spellStart"/>
      <w:r>
        <w:t>Mong</w:t>
      </w:r>
      <w:proofErr w:type="spellEnd"/>
      <w:r>
        <w:t xml:space="preserve"> Dung, Tran </w:t>
      </w:r>
      <w:proofErr w:type="spellStart"/>
      <w:r>
        <w:t>Phu</w:t>
      </w:r>
      <w:proofErr w:type="spellEnd"/>
      <w:r>
        <w:t xml:space="preserve"> Quang, Ho Dang </w:t>
      </w:r>
      <w:proofErr w:type="spellStart"/>
      <w:r>
        <w:t>Trung</w:t>
      </w:r>
      <w:proofErr w:type="spellEnd"/>
      <w:r>
        <w:t xml:space="preserve"> </w:t>
      </w:r>
      <w:proofErr w:type="spellStart"/>
      <w:r>
        <w:t>Nghia</w:t>
      </w:r>
      <w:proofErr w:type="spellEnd"/>
      <w:r>
        <w:t xml:space="preserve">, Pham </w:t>
      </w:r>
      <w:proofErr w:type="spellStart"/>
      <w:r>
        <w:t>Kieu</w:t>
      </w:r>
      <w:proofErr w:type="spellEnd"/>
      <w:r>
        <w:t xml:space="preserve"> Nguyet </w:t>
      </w:r>
      <w:proofErr w:type="spellStart"/>
      <w:r>
        <w:t>Oanh</w:t>
      </w:r>
      <w:proofErr w:type="spellEnd"/>
      <w:r>
        <w:t>, et al. 2020. “</w:t>
      </w:r>
      <w:proofErr w:type="spellStart"/>
      <w:r>
        <w:t>Xpert</w:t>
      </w:r>
      <w:proofErr w:type="spellEnd"/>
      <w:r>
        <w:t xml:space="preserve"> MTB/RIF Ultra Versus </w:t>
      </w:r>
      <w:proofErr w:type="spellStart"/>
      <w:r>
        <w:t>Xpert</w:t>
      </w:r>
      <w:proofErr w:type="spellEnd"/>
      <w:r>
        <w:t xml:space="preserve"> MTB/RIF for the Diagnosis of Tuberculous Meningitis: A Prospective, </w:t>
      </w:r>
      <w:proofErr w:type="spellStart"/>
      <w:r>
        <w:t>Randomised</w:t>
      </w:r>
      <w:proofErr w:type="spellEnd"/>
      <w:r>
        <w:t xml:space="preserve">, Diagnostic Accuracy Study.” </w:t>
      </w:r>
      <w:r>
        <w:rPr>
          <w:i/>
          <w:iCs/>
        </w:rPr>
        <w:t>The Lancet Infectious Diseases</w:t>
      </w:r>
      <w:r>
        <w:t xml:space="preserve"> 20 (3): 299–307. </w:t>
      </w:r>
      <w:hyperlink r:id="rId26">
        <w:r>
          <w:rPr>
            <w:rStyle w:val="Hyperlink"/>
          </w:rPr>
          <w:t>https://doi.org/10.1016/s1473-3099(19)30649-8</w:t>
        </w:r>
      </w:hyperlink>
      <w:r>
        <w:t>.</w:t>
      </w:r>
    </w:p>
    <w:p w14:paraId="43C55940" w14:textId="77777777" w:rsidR="00327C67" w:rsidRDefault="00725148">
      <w:pPr>
        <w:pStyle w:val="Bibliography"/>
      </w:pPr>
      <w:bookmarkStart w:id="164" w:name="ref-bayesplot"/>
      <w:bookmarkEnd w:id="163"/>
      <w:proofErr w:type="spellStart"/>
      <w:r>
        <w:t>Gabry</w:t>
      </w:r>
      <w:proofErr w:type="spellEnd"/>
      <w:r>
        <w:t xml:space="preserve">, Jonah, Daniel Simpson, Aki </w:t>
      </w:r>
      <w:proofErr w:type="spellStart"/>
      <w:r>
        <w:t>Vehtari</w:t>
      </w:r>
      <w:proofErr w:type="spellEnd"/>
      <w:r>
        <w:t xml:space="preserve">, Michael Betancourt, and Andrew Gelman. 2019. “Visualization in Bayesian Workflow.” </w:t>
      </w:r>
      <w:r>
        <w:rPr>
          <w:i/>
          <w:iCs/>
        </w:rPr>
        <w:t>J. R. Stat. Soc. A</w:t>
      </w:r>
      <w:r>
        <w:t xml:space="preserve"> 182: 389–402. </w:t>
      </w:r>
      <w:hyperlink r:id="rId27">
        <w:r>
          <w:rPr>
            <w:rStyle w:val="Hyperlink"/>
          </w:rPr>
          <w:t>https://doi.org/10.1111/rssa.12378</w:t>
        </w:r>
      </w:hyperlink>
      <w:r>
        <w:t>.</w:t>
      </w:r>
    </w:p>
    <w:p w14:paraId="04FDD1DB" w14:textId="77777777" w:rsidR="00327C67" w:rsidRDefault="00725148">
      <w:pPr>
        <w:pStyle w:val="Bibliography"/>
      </w:pPr>
      <w:bookmarkStart w:id="165" w:name="ref-greenberg2008"/>
      <w:bookmarkEnd w:id="164"/>
      <w:r>
        <w:t xml:space="preserve">Greenberg, Rachel G., P Brian Smith, C Michael </w:t>
      </w:r>
      <w:proofErr w:type="spellStart"/>
      <w:r>
        <w:t>Cotten</w:t>
      </w:r>
      <w:proofErr w:type="spellEnd"/>
      <w:r>
        <w:t xml:space="preserve">, M Anthony Moody, Reese H. Clark, and Daniel K. Benjamin. 2008. “Traumatic Lumbar Punctures in Neonates.” </w:t>
      </w:r>
      <w:r>
        <w:rPr>
          <w:i/>
          <w:iCs/>
        </w:rPr>
        <w:t>Pediatric Infectious Disease Journal</w:t>
      </w:r>
      <w:r>
        <w:t xml:space="preserve"> 27 (12): 1047–51. </w:t>
      </w:r>
      <w:hyperlink r:id="rId28">
        <w:r>
          <w:rPr>
            <w:rStyle w:val="Hyperlink"/>
          </w:rPr>
          <w:t>https://doi.org/10.1097/inf.0b013e31817e519b</w:t>
        </w:r>
      </w:hyperlink>
      <w:r>
        <w:t>.</w:t>
      </w:r>
    </w:p>
    <w:p w14:paraId="18687DBA" w14:textId="77777777" w:rsidR="00327C67" w:rsidRDefault="00725148">
      <w:pPr>
        <w:pStyle w:val="Bibliography"/>
      </w:pPr>
      <w:bookmarkStart w:id="166" w:name="ref-hadgu2002"/>
      <w:bookmarkEnd w:id="165"/>
      <w:proofErr w:type="spellStart"/>
      <w:r>
        <w:t>Hadgu</w:t>
      </w:r>
      <w:proofErr w:type="spellEnd"/>
      <w:r>
        <w:t xml:space="preserve">, A., and Y. Qu. 2002. “A Biomedical Application of Latent Class Models with Random Effects.” </w:t>
      </w:r>
      <w:r>
        <w:rPr>
          <w:i/>
          <w:iCs/>
        </w:rPr>
        <w:t>Journal of the Royal Statistical Society: Series C (Applied Statistics)</w:t>
      </w:r>
      <w:r>
        <w:t xml:space="preserve"> 47 (4): 603–16. </w:t>
      </w:r>
      <w:hyperlink r:id="rId29">
        <w:r>
          <w:rPr>
            <w:rStyle w:val="Hyperlink"/>
          </w:rPr>
          <w:t>https://doi.org/10.1111/1467-9876.00131</w:t>
        </w:r>
      </w:hyperlink>
      <w:r>
        <w:t>.</w:t>
      </w:r>
    </w:p>
    <w:p w14:paraId="7BAC00C3" w14:textId="77777777" w:rsidR="00327C67" w:rsidRDefault="00725148">
      <w:pPr>
        <w:pStyle w:val="Bibliography"/>
      </w:pPr>
      <w:bookmarkStart w:id="167" w:name="ref-rms"/>
      <w:bookmarkEnd w:id="166"/>
      <w:r>
        <w:t xml:space="preserve">Harrell Jr, Frank E. 2021. </w:t>
      </w:r>
      <w:r>
        <w:rPr>
          <w:i/>
          <w:iCs/>
        </w:rPr>
        <w:t>Rms: Regression Modeling Strategies</w:t>
      </w:r>
      <w:r>
        <w:t xml:space="preserve">. </w:t>
      </w:r>
      <w:hyperlink r:id="rId30">
        <w:r>
          <w:rPr>
            <w:rStyle w:val="Hyperlink"/>
          </w:rPr>
          <w:t>https://CRAN.R-project.org/package=rms</w:t>
        </w:r>
      </w:hyperlink>
      <w:r>
        <w:t>.</w:t>
      </w:r>
    </w:p>
    <w:p w14:paraId="10A641E3" w14:textId="77777777" w:rsidR="00327C67" w:rsidRDefault="00725148">
      <w:pPr>
        <w:pStyle w:val="Bibliography"/>
      </w:pPr>
      <w:bookmarkStart w:id="168" w:name="ref-heemskerk2018"/>
      <w:bookmarkEnd w:id="167"/>
      <w:r>
        <w:lastRenderedPageBreak/>
        <w:t xml:space="preserve">Heemskerk, A. </w:t>
      </w:r>
      <w:proofErr w:type="spellStart"/>
      <w:r>
        <w:t>Dorothee</w:t>
      </w:r>
      <w:proofErr w:type="spellEnd"/>
      <w:r>
        <w:t xml:space="preserve">, Joseph Donovan, Do Dang Anh Thu, </w:t>
      </w:r>
      <w:proofErr w:type="spellStart"/>
      <w:r>
        <w:t>Suzaan</w:t>
      </w:r>
      <w:proofErr w:type="spellEnd"/>
      <w:r>
        <w:t xml:space="preserve"> Marais, </w:t>
      </w:r>
      <w:proofErr w:type="spellStart"/>
      <w:r>
        <w:t>Lidya</w:t>
      </w:r>
      <w:proofErr w:type="spellEnd"/>
      <w:r>
        <w:t xml:space="preserve"> </w:t>
      </w:r>
      <w:proofErr w:type="spellStart"/>
      <w:r>
        <w:t>Chaidir</w:t>
      </w:r>
      <w:proofErr w:type="spellEnd"/>
      <w:r>
        <w:t xml:space="preserve">, Vu </w:t>
      </w:r>
      <w:proofErr w:type="spellStart"/>
      <w:r>
        <w:t>Thi</w:t>
      </w:r>
      <w:proofErr w:type="spellEnd"/>
      <w:r>
        <w:t xml:space="preserve"> </w:t>
      </w:r>
      <w:proofErr w:type="spellStart"/>
      <w:r>
        <w:t>Mong</w:t>
      </w:r>
      <w:proofErr w:type="spellEnd"/>
      <w:r>
        <w:t xml:space="preserve"> Dung, Chad M. Centner, et al. 2018. “Improving the Microbiological Diagnosis of Tuberculous Meningitis: A Prospective, International, </w:t>
      </w:r>
      <w:proofErr w:type="spellStart"/>
      <w:r>
        <w:t>Multicentre</w:t>
      </w:r>
      <w:proofErr w:type="spellEnd"/>
      <w:r>
        <w:t xml:space="preserve"> Comparison of Conventional and Modified </w:t>
      </w:r>
      <w:proofErr w:type="spellStart"/>
      <w:r>
        <w:t>ZiehlNeelsen</w:t>
      </w:r>
      <w:proofErr w:type="spellEnd"/>
      <w:r>
        <w:t xml:space="preserve"> Stain, GeneXpert, and Culture of Cerebrospinal Fluid.” </w:t>
      </w:r>
      <w:r>
        <w:rPr>
          <w:i/>
          <w:iCs/>
        </w:rPr>
        <w:t>Journal of Infection</w:t>
      </w:r>
      <w:r>
        <w:t xml:space="preserve"> 77 (6): 509–15. </w:t>
      </w:r>
      <w:hyperlink r:id="rId31">
        <w:r>
          <w:rPr>
            <w:rStyle w:val="Hyperlink"/>
          </w:rPr>
          <w:t>https://doi.org/10.1016/j.jinf.2018.09.003</w:t>
        </w:r>
      </w:hyperlink>
      <w:r>
        <w:t>.</w:t>
      </w:r>
    </w:p>
    <w:p w14:paraId="553A5D7B" w14:textId="77777777" w:rsidR="00327C67" w:rsidRDefault="00725148">
      <w:pPr>
        <w:pStyle w:val="Bibliography"/>
      </w:pPr>
      <w:bookmarkStart w:id="169" w:name="ref-lahuerta-marin2018"/>
      <w:bookmarkEnd w:id="168"/>
      <w:proofErr w:type="spellStart"/>
      <w:r>
        <w:t>Lahuerta</w:t>
      </w:r>
      <w:proofErr w:type="spellEnd"/>
      <w:r>
        <w:t xml:space="preserve">-Marin, A., M.G. Milne, J. McNair, R.A. </w:t>
      </w:r>
      <w:proofErr w:type="spellStart"/>
      <w:r>
        <w:t>Skuce</w:t>
      </w:r>
      <w:proofErr w:type="spellEnd"/>
      <w:r>
        <w:t xml:space="preserve">, S.H. McBride, F.D. Menzies, S.J.W. McDowell, A.W. Byrne, I.G. Handel, and B.M. de C. </w:t>
      </w:r>
      <w:proofErr w:type="spellStart"/>
      <w:r>
        <w:t>Bronsvoort</w:t>
      </w:r>
      <w:proofErr w:type="spellEnd"/>
      <w:r>
        <w:t xml:space="preserve">. 2018. “Bayesian Latent Class Estimation of Sensitivity and Specificity Parameters of Diagnostic Tests for Bovine Tuberculosis in Chronically Infected Herds in Northern Ireland.” </w:t>
      </w:r>
      <w:r>
        <w:rPr>
          <w:i/>
          <w:iCs/>
        </w:rPr>
        <w:t>The Veterinary Journal</w:t>
      </w:r>
      <w:r>
        <w:t xml:space="preserve"> 238 (August): 15–21. </w:t>
      </w:r>
      <w:hyperlink r:id="rId32">
        <w:r>
          <w:rPr>
            <w:rStyle w:val="Hyperlink"/>
          </w:rPr>
          <w:t>https://doi.org/10.1016/j.tvjl.2018.04.019</w:t>
        </w:r>
      </w:hyperlink>
      <w:r>
        <w:t>.</w:t>
      </w:r>
    </w:p>
    <w:p w14:paraId="3B21247B" w14:textId="77777777" w:rsidR="00327C67" w:rsidRDefault="00725148">
      <w:pPr>
        <w:pStyle w:val="Bibliography"/>
      </w:pPr>
      <w:bookmarkStart w:id="170" w:name="ref-marais2010"/>
      <w:bookmarkEnd w:id="169"/>
      <w:r>
        <w:t xml:space="preserve">Marais, </w:t>
      </w:r>
      <w:proofErr w:type="spellStart"/>
      <w:r>
        <w:t>Suzaan</w:t>
      </w:r>
      <w:proofErr w:type="spellEnd"/>
      <w:r>
        <w:t xml:space="preserve">, Guy Thwaites, Johan F Schoeman, M Estée </w:t>
      </w:r>
      <w:proofErr w:type="spellStart"/>
      <w:r>
        <w:t>Török</w:t>
      </w:r>
      <w:proofErr w:type="spellEnd"/>
      <w:r>
        <w:t xml:space="preserve">, Usha K </w:t>
      </w:r>
      <w:proofErr w:type="spellStart"/>
      <w:r>
        <w:t>Misra</w:t>
      </w:r>
      <w:proofErr w:type="spellEnd"/>
      <w:r>
        <w:t xml:space="preserve">, </w:t>
      </w:r>
      <w:proofErr w:type="spellStart"/>
      <w:r>
        <w:t>Kameshwar</w:t>
      </w:r>
      <w:proofErr w:type="spellEnd"/>
      <w:r>
        <w:t xml:space="preserve"> Prasad, Peter R Donald, Robert J Wilkinson, and Ben J Marais. 2010. “Tuberculous Meningitis: A Uniform Case Definition for Use in Clinical Research.” </w:t>
      </w:r>
      <w:r>
        <w:rPr>
          <w:i/>
          <w:iCs/>
        </w:rPr>
        <w:t>The Lancet Infectious Diseases</w:t>
      </w:r>
      <w:r>
        <w:t xml:space="preserve"> 10 (11): 803–12. </w:t>
      </w:r>
      <w:hyperlink r:id="rId33">
        <w:r>
          <w:rPr>
            <w:rStyle w:val="Hyperlink"/>
          </w:rPr>
          <w:t>https://doi.org/10.1016/s1473-3099(10)70138-9</w:t>
        </w:r>
      </w:hyperlink>
      <w:r>
        <w:t>.</w:t>
      </w:r>
    </w:p>
    <w:p w14:paraId="018152A3" w14:textId="77777777" w:rsidR="00327C67" w:rsidRDefault="00725148">
      <w:pPr>
        <w:pStyle w:val="Bibliography"/>
      </w:pPr>
      <w:bookmarkStart w:id="171" w:name="ref-mason2017"/>
      <w:bookmarkEnd w:id="170"/>
      <w:r>
        <w:t xml:space="preserve">Mason, </w:t>
      </w:r>
      <w:proofErr w:type="spellStart"/>
      <w:r>
        <w:t>Alexina</w:t>
      </w:r>
      <w:proofErr w:type="spellEnd"/>
      <w:r>
        <w:t xml:space="preserve"> J, Manuel Gomes, Richard Grieve, Pinar </w:t>
      </w:r>
      <w:proofErr w:type="spellStart"/>
      <w:r>
        <w:t>Ulug</w:t>
      </w:r>
      <w:proofErr w:type="spellEnd"/>
      <w:r>
        <w:t xml:space="preserve">, Janet T Powell, and James Carpenter. 2017. “Development of a Practical Approach to Expert Elicitation for </w:t>
      </w:r>
      <w:proofErr w:type="spellStart"/>
      <w:r>
        <w:t>Randomised</w:t>
      </w:r>
      <w:proofErr w:type="spellEnd"/>
      <w:r>
        <w:t xml:space="preserve"> Controlled Trials with Missing Health Outcomes: Application to the IMPROVE Trial.” </w:t>
      </w:r>
      <w:r>
        <w:rPr>
          <w:i/>
          <w:iCs/>
        </w:rPr>
        <w:t>Clinical Trials</w:t>
      </w:r>
      <w:r>
        <w:t xml:space="preserve"> 14 (4): 357–67. </w:t>
      </w:r>
      <w:hyperlink r:id="rId34">
        <w:r>
          <w:rPr>
            <w:rStyle w:val="Hyperlink"/>
          </w:rPr>
          <w:t>https://doi.org/10.1177/1740774517711442</w:t>
        </w:r>
      </w:hyperlink>
      <w:r>
        <w:t>.</w:t>
      </w:r>
    </w:p>
    <w:p w14:paraId="594BE36C" w14:textId="77777777" w:rsidR="00327C67" w:rsidRDefault="00725148">
      <w:pPr>
        <w:pStyle w:val="Bibliography"/>
      </w:pPr>
      <w:bookmarkStart w:id="172" w:name="ref-mehl1986"/>
      <w:bookmarkEnd w:id="171"/>
      <w:proofErr w:type="spellStart"/>
      <w:r>
        <w:t>Mehl</w:t>
      </w:r>
      <w:proofErr w:type="spellEnd"/>
      <w:r>
        <w:t xml:space="preserve">, Albert L. 1986. “Interpretation of Traumatic Lumbar Puncture.” </w:t>
      </w:r>
      <w:r>
        <w:rPr>
          <w:i/>
          <w:iCs/>
        </w:rPr>
        <w:t>Clinical Pediatrics</w:t>
      </w:r>
      <w:r>
        <w:t xml:space="preserve"> 25 (10): 523–26. </w:t>
      </w:r>
      <w:hyperlink r:id="rId35">
        <w:r>
          <w:rPr>
            <w:rStyle w:val="Hyperlink"/>
          </w:rPr>
          <w:t>https://doi.org/10.1177/000992288602501008</w:t>
        </w:r>
      </w:hyperlink>
      <w:r>
        <w:t>.</w:t>
      </w:r>
    </w:p>
    <w:p w14:paraId="4F608685" w14:textId="77777777" w:rsidR="00327C67" w:rsidRDefault="00725148">
      <w:pPr>
        <w:pStyle w:val="Bibliography"/>
      </w:pPr>
      <w:bookmarkStart w:id="173" w:name="ref-menten2008"/>
      <w:bookmarkEnd w:id="172"/>
      <w:r>
        <w:t xml:space="preserve">Menten, Joris, Marleen </w:t>
      </w:r>
      <w:proofErr w:type="spellStart"/>
      <w:r>
        <w:t>Boelaert</w:t>
      </w:r>
      <w:proofErr w:type="spellEnd"/>
      <w:r>
        <w:t xml:space="preserve">, and Emmanuel </w:t>
      </w:r>
      <w:proofErr w:type="spellStart"/>
      <w:r>
        <w:t>Lesaffre</w:t>
      </w:r>
      <w:proofErr w:type="spellEnd"/>
      <w:r>
        <w:t xml:space="preserve">. 2008. “Bayesian Latent Class Models with Conditionally Dependent Diagnostic Tests: A Case Study.” </w:t>
      </w:r>
      <w:r>
        <w:rPr>
          <w:i/>
          <w:iCs/>
        </w:rPr>
        <w:t>Statistics in Medicine</w:t>
      </w:r>
      <w:r>
        <w:t xml:space="preserve"> 27 (22): 4469–88. </w:t>
      </w:r>
      <w:hyperlink r:id="rId36">
        <w:r>
          <w:rPr>
            <w:rStyle w:val="Hyperlink"/>
          </w:rPr>
          <w:t>https://doi.org/10.1002/sim.3317</w:t>
        </w:r>
      </w:hyperlink>
      <w:r>
        <w:t>.</w:t>
      </w:r>
    </w:p>
    <w:p w14:paraId="45156AEB" w14:textId="77777777" w:rsidR="00327C67" w:rsidRDefault="00725148">
      <w:pPr>
        <w:pStyle w:val="Bibliography"/>
      </w:pPr>
      <w:bookmarkStart w:id="174" w:name="ref-nhu2013"/>
      <w:bookmarkEnd w:id="173"/>
      <w:proofErr w:type="spellStart"/>
      <w:r>
        <w:t>Nhu</w:t>
      </w:r>
      <w:proofErr w:type="spellEnd"/>
      <w:r>
        <w:t xml:space="preserve">, N. T. Q., D. Heemskerk, D. D. A. Thu, T. T. H. Chau, N. T. H. Mai, H. D. T. </w:t>
      </w:r>
      <w:proofErr w:type="spellStart"/>
      <w:r>
        <w:t>Nghia</w:t>
      </w:r>
      <w:proofErr w:type="spellEnd"/>
      <w:r>
        <w:t xml:space="preserve">, P. P. Loc, et al. 2013. “Evaluation of GeneXpert MTB/RIF for Diagnosis of Tuberculous Meningitis.” </w:t>
      </w:r>
      <w:r>
        <w:rPr>
          <w:i/>
          <w:iCs/>
        </w:rPr>
        <w:t>Journal of Clinical Microbiology</w:t>
      </w:r>
      <w:r>
        <w:t xml:space="preserve"> 52 (1): 226–33. </w:t>
      </w:r>
      <w:hyperlink r:id="rId37">
        <w:r>
          <w:rPr>
            <w:rStyle w:val="Hyperlink"/>
          </w:rPr>
          <w:t>https://doi.org/10.1128/jcm.01834-13</w:t>
        </w:r>
      </w:hyperlink>
      <w:r>
        <w:t>.</w:t>
      </w:r>
    </w:p>
    <w:p w14:paraId="61B3819A" w14:textId="77777777" w:rsidR="00327C67" w:rsidRDefault="00725148">
      <w:pPr>
        <w:pStyle w:val="Bibliography"/>
      </w:pPr>
      <w:bookmarkStart w:id="175" w:name="ref-nigrovic2011"/>
      <w:bookmarkEnd w:id="174"/>
      <w:proofErr w:type="spellStart"/>
      <w:r>
        <w:t>Nigrovic</w:t>
      </w:r>
      <w:proofErr w:type="spellEnd"/>
      <w:r>
        <w:t xml:space="preserve">, Lise E., Samir S. Shah, and Mark I. Neuman. 2011. “Correction of Cerebrospinal Fluid Protein for the Presence of Red Blood Cells in Children with a Traumatic Lumbar Puncture.” </w:t>
      </w:r>
      <w:r>
        <w:rPr>
          <w:i/>
          <w:iCs/>
        </w:rPr>
        <w:t>The Journal of Pediatrics</w:t>
      </w:r>
      <w:r>
        <w:t xml:space="preserve"> 159 (1): 158–59. </w:t>
      </w:r>
      <w:hyperlink r:id="rId38">
        <w:r>
          <w:rPr>
            <w:rStyle w:val="Hyperlink"/>
          </w:rPr>
          <w:t>https://doi.org/10.1016/j.jpeds.2011.02.038</w:t>
        </w:r>
      </w:hyperlink>
      <w:r>
        <w:t>.</w:t>
      </w:r>
    </w:p>
    <w:p w14:paraId="3E7FCEAE" w14:textId="77777777" w:rsidR="00327C67" w:rsidRDefault="00725148">
      <w:pPr>
        <w:pStyle w:val="Bibliography"/>
      </w:pPr>
      <w:bookmarkStart w:id="176" w:name="ref-qu1996"/>
      <w:bookmarkEnd w:id="175"/>
      <w:r>
        <w:t xml:space="preserve">Qu, </w:t>
      </w:r>
      <w:proofErr w:type="spellStart"/>
      <w:r>
        <w:t>Yinsheng</w:t>
      </w:r>
      <w:proofErr w:type="spellEnd"/>
      <w:r>
        <w:t xml:space="preserve">, Ming Tan, and Michael H. Kutner. 1996. “Random Effects Models in Latent Class Analysis for Evaluating Accuracy of Diagnostic Tests.” </w:t>
      </w:r>
      <w:r>
        <w:rPr>
          <w:i/>
          <w:iCs/>
        </w:rPr>
        <w:t>Biometrics</w:t>
      </w:r>
      <w:r>
        <w:t xml:space="preserve"> 52 (3): 797. </w:t>
      </w:r>
      <w:hyperlink r:id="rId39">
        <w:r>
          <w:rPr>
            <w:rStyle w:val="Hyperlink"/>
          </w:rPr>
          <w:t>https://doi.org/10.2307/2533043</w:t>
        </w:r>
      </w:hyperlink>
      <w:r>
        <w:t>.</w:t>
      </w:r>
    </w:p>
    <w:p w14:paraId="4828CBF7" w14:textId="77777777" w:rsidR="00327C67" w:rsidRDefault="00725148">
      <w:pPr>
        <w:pStyle w:val="Bibliography"/>
      </w:pPr>
      <w:bookmarkStart w:id="177" w:name="ref-rcoreteam"/>
      <w:bookmarkEnd w:id="176"/>
      <w:r>
        <w:t xml:space="preserve">R Core Team. 2021. </w:t>
      </w:r>
      <w:r>
        <w:rPr>
          <w:i/>
          <w:iCs/>
        </w:rPr>
        <w:t>R: A Language and Environment for Statistical Computing</w:t>
      </w:r>
      <w:r>
        <w:t xml:space="preserve">. Vienna, Austria: R Foundation for Statistical Computing. </w:t>
      </w:r>
      <w:hyperlink r:id="rId40">
        <w:r>
          <w:rPr>
            <w:rStyle w:val="Hyperlink"/>
          </w:rPr>
          <w:t>https://www.R-project.org/</w:t>
        </w:r>
      </w:hyperlink>
      <w:r>
        <w:t>.</w:t>
      </w:r>
    </w:p>
    <w:p w14:paraId="6025AC01" w14:textId="77777777" w:rsidR="00327C67" w:rsidRDefault="00725148">
      <w:pPr>
        <w:pStyle w:val="Bibliography"/>
      </w:pPr>
      <w:bookmarkStart w:id="178" w:name="ref-schumacher2016"/>
      <w:bookmarkEnd w:id="177"/>
      <w:r>
        <w:t xml:space="preserve">Schumacher, Samuel G., Maarten van </w:t>
      </w:r>
      <w:proofErr w:type="spellStart"/>
      <w:r>
        <w:t>Smeden</w:t>
      </w:r>
      <w:proofErr w:type="spellEnd"/>
      <w:r>
        <w:t xml:space="preserve">, Nandini </w:t>
      </w:r>
      <w:proofErr w:type="spellStart"/>
      <w:r>
        <w:t>Dendukuri</w:t>
      </w:r>
      <w:proofErr w:type="spellEnd"/>
      <w:r>
        <w:t xml:space="preserve">, Lawrence Joseph, Mark P. Nicol, Madhukar Pai, and Heather J. </w:t>
      </w:r>
      <w:proofErr w:type="spellStart"/>
      <w:r>
        <w:t>Zar</w:t>
      </w:r>
      <w:proofErr w:type="spellEnd"/>
      <w:r>
        <w:t xml:space="preserve">. 2016. “Diagnostic Test Accuracy in Childhood Pulmonary Tuberculosis: A Bayesian Latent Class Analysis.” </w:t>
      </w:r>
      <w:r>
        <w:rPr>
          <w:i/>
          <w:iCs/>
        </w:rPr>
        <w:t>American Journal of Epidemiology</w:t>
      </w:r>
      <w:r>
        <w:t xml:space="preserve"> 184 (9): 690–700. </w:t>
      </w:r>
      <w:hyperlink r:id="rId41">
        <w:r>
          <w:rPr>
            <w:rStyle w:val="Hyperlink"/>
          </w:rPr>
          <w:t>https://doi.org/10.1093/aje/kww094</w:t>
        </w:r>
      </w:hyperlink>
      <w:r>
        <w:t>.</w:t>
      </w:r>
    </w:p>
    <w:p w14:paraId="20448412" w14:textId="77777777" w:rsidR="00327C67" w:rsidRDefault="00725148">
      <w:pPr>
        <w:pStyle w:val="Bibliography"/>
      </w:pPr>
      <w:bookmarkStart w:id="179" w:name="ref-stan"/>
      <w:bookmarkEnd w:id="178"/>
      <w:r>
        <w:t>Stan Development Team. 2021a. “</w:t>
      </w:r>
      <w:proofErr w:type="spellStart"/>
      <w:r>
        <w:t>RStan</w:t>
      </w:r>
      <w:proofErr w:type="spellEnd"/>
      <w:r>
        <w:t xml:space="preserve">: The R Interface to Stan.” </w:t>
      </w:r>
      <w:hyperlink r:id="rId42">
        <w:r>
          <w:rPr>
            <w:rStyle w:val="Hyperlink"/>
          </w:rPr>
          <w:t>https://mc-stan.org/</w:t>
        </w:r>
      </w:hyperlink>
      <w:r>
        <w:t>.</w:t>
      </w:r>
    </w:p>
    <w:p w14:paraId="7F8B7AFB" w14:textId="77777777" w:rsidR="00327C67" w:rsidRDefault="00725148">
      <w:pPr>
        <w:pStyle w:val="Bibliography"/>
      </w:pPr>
      <w:bookmarkStart w:id="180" w:name="ref-stan-doc"/>
      <w:bookmarkEnd w:id="179"/>
      <w:r>
        <w:lastRenderedPageBreak/>
        <w:t xml:space="preserve">———. 2021b. </w:t>
      </w:r>
      <w:r>
        <w:rPr>
          <w:i/>
          <w:iCs/>
        </w:rPr>
        <w:t>Stan Modeling Language Users Guide and Reference Manual</w:t>
      </w:r>
      <w:r>
        <w:t xml:space="preserve">. </w:t>
      </w:r>
      <w:hyperlink r:id="rId43">
        <w:r>
          <w:rPr>
            <w:rStyle w:val="Hyperlink"/>
          </w:rPr>
          <w:t>https://mc-stan.org/</w:t>
        </w:r>
      </w:hyperlink>
      <w:r>
        <w:t>.</w:t>
      </w:r>
    </w:p>
    <w:p w14:paraId="24F9E439" w14:textId="77777777" w:rsidR="00327C67" w:rsidRDefault="00725148">
      <w:pPr>
        <w:pStyle w:val="Bibliography"/>
      </w:pPr>
      <w:bookmarkStart w:id="181" w:name="ref-prior-choice"/>
      <w:bookmarkEnd w:id="180"/>
      <w:r>
        <w:t xml:space="preserve">———. n.d. “Prior Choice </w:t>
      </w:r>
      <w:proofErr w:type="gramStart"/>
      <w:r>
        <w:t>Recommendations  stan</w:t>
      </w:r>
      <w:proofErr w:type="gramEnd"/>
      <w:r>
        <w:t xml:space="preserve">-dev/stan Wiki  GitHub.” Accessed August 12, 2021. </w:t>
      </w:r>
      <w:hyperlink r:id="rId44">
        <w:r>
          <w:rPr>
            <w:rStyle w:val="Hyperlink"/>
          </w:rPr>
          <w:t>https://github.com/stan-dev/stan/wiki/Prior-Choice-Recommendations</w:t>
        </w:r>
      </w:hyperlink>
      <w:r>
        <w:t>.</w:t>
      </w:r>
    </w:p>
    <w:p w14:paraId="21B52E0F" w14:textId="77777777" w:rsidR="00327C67" w:rsidRDefault="00725148">
      <w:pPr>
        <w:pStyle w:val="Bibliography"/>
      </w:pPr>
      <w:bookmarkStart w:id="182" w:name="ref-stout2018"/>
      <w:bookmarkEnd w:id="181"/>
      <w:r>
        <w:t xml:space="preserve">Stout, Jason E, </w:t>
      </w:r>
      <w:proofErr w:type="spellStart"/>
      <w:r>
        <w:t>Yanjue</w:t>
      </w:r>
      <w:proofErr w:type="spellEnd"/>
      <w:r>
        <w:t xml:space="preserve"> Wu, Christine S Ho, April C Pettit, Pei-Jean Feng, Dolly J Katz, </w:t>
      </w:r>
      <w:proofErr w:type="spellStart"/>
      <w:r>
        <w:t>Smita</w:t>
      </w:r>
      <w:proofErr w:type="spellEnd"/>
      <w:r>
        <w:t xml:space="preserve"> Ghosh, </w:t>
      </w:r>
      <w:proofErr w:type="spellStart"/>
      <w:r>
        <w:t>Thara</w:t>
      </w:r>
      <w:proofErr w:type="spellEnd"/>
      <w:r>
        <w:t xml:space="preserve"> </w:t>
      </w:r>
      <w:proofErr w:type="spellStart"/>
      <w:r>
        <w:t>Venkatappa</w:t>
      </w:r>
      <w:proofErr w:type="spellEnd"/>
      <w:r>
        <w:t xml:space="preserve">, and </w:t>
      </w:r>
      <w:proofErr w:type="spellStart"/>
      <w:r>
        <w:t>Ruiyan</w:t>
      </w:r>
      <w:proofErr w:type="spellEnd"/>
      <w:r>
        <w:t xml:space="preserve"> Luo. 2018. “Evaluating Latent Tuberculosis Infection Diagnostics Using Latent Class Analysis.” </w:t>
      </w:r>
      <w:r>
        <w:rPr>
          <w:i/>
          <w:iCs/>
        </w:rPr>
        <w:t>Thorax</w:t>
      </w:r>
      <w:r>
        <w:t xml:space="preserve"> 73 (11): 1062–70. </w:t>
      </w:r>
      <w:hyperlink r:id="rId45">
        <w:r>
          <w:rPr>
            <w:rStyle w:val="Hyperlink"/>
          </w:rPr>
          <w:t>https://doi.org/10.1136/thoraxjnl-2018-211715</w:t>
        </w:r>
      </w:hyperlink>
      <w:r>
        <w:t>.</w:t>
      </w:r>
    </w:p>
    <w:p w14:paraId="3EB4B6A3" w14:textId="77777777" w:rsidR="00327C67" w:rsidRDefault="00725148">
      <w:pPr>
        <w:pStyle w:val="Bibliography"/>
      </w:pPr>
      <w:bookmarkStart w:id="183" w:name="ref-thwaites2002"/>
      <w:bookmarkEnd w:id="182"/>
      <w:r>
        <w:t xml:space="preserve">Thwaites, GE, TTH Chau, K </w:t>
      </w:r>
      <w:proofErr w:type="spellStart"/>
      <w:r>
        <w:t>Stepniewska</w:t>
      </w:r>
      <w:proofErr w:type="spellEnd"/>
      <w:r>
        <w:t xml:space="preserve">, NH </w:t>
      </w:r>
      <w:proofErr w:type="spellStart"/>
      <w:r>
        <w:t>Phu</w:t>
      </w:r>
      <w:proofErr w:type="spellEnd"/>
      <w:r>
        <w:t xml:space="preserve">, LV </w:t>
      </w:r>
      <w:proofErr w:type="spellStart"/>
      <w:r>
        <w:t>Chuong</w:t>
      </w:r>
      <w:proofErr w:type="spellEnd"/>
      <w:r>
        <w:t xml:space="preserve">, DX </w:t>
      </w:r>
      <w:proofErr w:type="spellStart"/>
      <w:r>
        <w:t>Sinh</w:t>
      </w:r>
      <w:proofErr w:type="spellEnd"/>
      <w:r>
        <w:t xml:space="preserve">, NJ White, CM Parry, and JJ Farrar. 2002. “Diagnosis of Adult Tuberculous Meningitis by Use of Clinical and Laboratory Features.” </w:t>
      </w:r>
      <w:r>
        <w:rPr>
          <w:i/>
          <w:iCs/>
        </w:rPr>
        <w:t>The Lancet</w:t>
      </w:r>
      <w:r>
        <w:t xml:space="preserve"> 360 (9342): 1287–92. </w:t>
      </w:r>
      <w:hyperlink r:id="rId46">
        <w:r>
          <w:rPr>
            <w:rStyle w:val="Hyperlink"/>
          </w:rPr>
          <w:t>https://doi.org/10.1016/s0140-6736(02)11318-3</w:t>
        </w:r>
      </w:hyperlink>
      <w:r>
        <w:t>.</w:t>
      </w:r>
    </w:p>
    <w:p w14:paraId="35CF661B" w14:textId="77777777" w:rsidR="00327C67" w:rsidRDefault="00725148">
      <w:pPr>
        <w:pStyle w:val="Bibliography"/>
      </w:pPr>
      <w:bookmarkStart w:id="184" w:name="ref-thwaites2004"/>
      <w:bookmarkEnd w:id="183"/>
      <w:r>
        <w:t xml:space="preserve">Thwaites, Guy E., Tran </w:t>
      </w:r>
      <w:proofErr w:type="spellStart"/>
      <w:r>
        <w:t>Thi</w:t>
      </w:r>
      <w:proofErr w:type="spellEnd"/>
      <w:r>
        <w:t xml:space="preserve"> Hong Chau, and Jeremy J. Farrar. 2004. “Improving the Bacteriological Diagnosis of Tuberculous Meningitis.” </w:t>
      </w:r>
      <w:r>
        <w:rPr>
          <w:i/>
          <w:iCs/>
        </w:rPr>
        <w:t>Journal of Clinical Microbiology</w:t>
      </w:r>
      <w:r>
        <w:t xml:space="preserve"> 42 (1): 378–79. </w:t>
      </w:r>
      <w:hyperlink r:id="rId47">
        <w:r>
          <w:rPr>
            <w:rStyle w:val="Hyperlink"/>
          </w:rPr>
          <w:t>https://doi.org/10.1128/jcm.42.1.378-379.2004</w:t>
        </w:r>
      </w:hyperlink>
      <w:r>
        <w:t>.</w:t>
      </w:r>
    </w:p>
    <w:p w14:paraId="708CD9F2" w14:textId="77777777" w:rsidR="00327C67" w:rsidRDefault="00725148">
      <w:pPr>
        <w:pStyle w:val="Bibliography"/>
      </w:pPr>
      <w:bookmarkStart w:id="185" w:name="ref-toft2005"/>
      <w:bookmarkEnd w:id="184"/>
      <w:r>
        <w:t xml:space="preserve">Toft, Nils, Erik </w:t>
      </w:r>
      <w:proofErr w:type="spellStart"/>
      <w:r>
        <w:t>Jørgensen</w:t>
      </w:r>
      <w:proofErr w:type="spellEnd"/>
      <w:r>
        <w:t xml:space="preserve">, and </w:t>
      </w:r>
      <w:proofErr w:type="spellStart"/>
      <w:r>
        <w:t>Søren</w:t>
      </w:r>
      <w:proofErr w:type="spellEnd"/>
      <w:r>
        <w:t xml:space="preserve"> </w:t>
      </w:r>
      <w:proofErr w:type="spellStart"/>
      <w:r>
        <w:t>Højsgaard</w:t>
      </w:r>
      <w:proofErr w:type="spellEnd"/>
      <w:r>
        <w:t xml:space="preserve">. 2005. “Diagnosing Diagnostic Tests: Evaluating the Assumptions Underlying the Estimation of Sensitivity and Specificity in the Absence of a Gold Standard.” </w:t>
      </w:r>
      <w:r>
        <w:rPr>
          <w:i/>
          <w:iCs/>
        </w:rPr>
        <w:t>Preventive Veterinary Medicine</w:t>
      </w:r>
      <w:r>
        <w:t xml:space="preserve"> 68 (1): 19–33. </w:t>
      </w:r>
      <w:hyperlink r:id="rId48">
        <w:r>
          <w:rPr>
            <w:rStyle w:val="Hyperlink"/>
          </w:rPr>
          <w:t>https://doi.org/10.1016/j.prevetmed.2005.01.006</w:t>
        </w:r>
      </w:hyperlink>
      <w:r>
        <w:t>.</w:t>
      </w:r>
    </w:p>
    <w:p w14:paraId="66920555" w14:textId="77777777" w:rsidR="00327C67" w:rsidRDefault="00725148">
      <w:pPr>
        <w:pStyle w:val="Bibliography"/>
      </w:pPr>
      <w:bookmarkStart w:id="186" w:name="ref-vanerp2019"/>
      <w:bookmarkEnd w:id="185"/>
      <w:r>
        <w:t xml:space="preserve">van </w:t>
      </w:r>
      <w:proofErr w:type="spellStart"/>
      <w:r>
        <w:t>Erp</w:t>
      </w:r>
      <w:proofErr w:type="spellEnd"/>
      <w:r>
        <w:t xml:space="preserve">, Sara, Daniel L. </w:t>
      </w:r>
      <w:proofErr w:type="spellStart"/>
      <w:r>
        <w:t>Oberski</w:t>
      </w:r>
      <w:proofErr w:type="spellEnd"/>
      <w:r>
        <w:t xml:space="preserve">, and Joris Mulder. 2019. “Shrinkage Priors for Bayesian Penalized Regression.” </w:t>
      </w:r>
      <w:r>
        <w:rPr>
          <w:i/>
          <w:iCs/>
        </w:rPr>
        <w:t>Journal of Mathematical Psychology</w:t>
      </w:r>
      <w:r>
        <w:t xml:space="preserve"> 89 (April): 31–50. </w:t>
      </w:r>
      <w:hyperlink r:id="rId49">
        <w:r>
          <w:rPr>
            <w:rStyle w:val="Hyperlink"/>
          </w:rPr>
          <w:t>https://doi.org/10.1016/j.jmp.2018.12.004</w:t>
        </w:r>
      </w:hyperlink>
      <w:r>
        <w:t>.</w:t>
      </w:r>
    </w:p>
    <w:p w14:paraId="0AE387CA" w14:textId="77777777" w:rsidR="00327C67" w:rsidRDefault="00725148">
      <w:pPr>
        <w:pStyle w:val="Bibliography"/>
      </w:pPr>
      <w:bookmarkStart w:id="187" w:name="ref-vehtari2016"/>
      <w:bookmarkEnd w:id="186"/>
      <w:proofErr w:type="spellStart"/>
      <w:r>
        <w:t>Vehtari</w:t>
      </w:r>
      <w:proofErr w:type="spellEnd"/>
      <w:r>
        <w:t xml:space="preserve">, Aki, Andrew Gelman, and Jonah </w:t>
      </w:r>
      <w:proofErr w:type="spellStart"/>
      <w:r>
        <w:t>Gabry</w:t>
      </w:r>
      <w:proofErr w:type="spellEnd"/>
      <w:r>
        <w:t xml:space="preserve">. 2016. “Practical Bayesian Model Evaluation Using Leave-One-Out Cross-Validation and WAIC.” </w:t>
      </w:r>
      <w:r>
        <w:rPr>
          <w:i/>
          <w:iCs/>
        </w:rPr>
        <w:t>Statistics and Computing</w:t>
      </w:r>
      <w:r>
        <w:t xml:space="preserve"> 27 (5): 1413–32. </w:t>
      </w:r>
      <w:hyperlink r:id="rId50">
        <w:r>
          <w:rPr>
            <w:rStyle w:val="Hyperlink"/>
          </w:rPr>
          <w:t>https://doi.org/10.1007/s11222-016-9696-4</w:t>
        </w:r>
      </w:hyperlink>
      <w:r>
        <w:t>.</w:t>
      </w:r>
    </w:p>
    <w:p w14:paraId="55DD182A" w14:textId="77777777" w:rsidR="00327C67" w:rsidRDefault="00725148">
      <w:pPr>
        <w:pStyle w:val="Bibliography"/>
      </w:pPr>
      <w:bookmarkStart w:id="188" w:name="ref-white2007"/>
      <w:bookmarkEnd w:id="187"/>
      <w:r>
        <w:t xml:space="preserve">White, Ian R, James Carpenter, Stephen Evans, and Sara </w:t>
      </w:r>
      <w:proofErr w:type="spellStart"/>
      <w:r>
        <w:t>Schroter</w:t>
      </w:r>
      <w:proofErr w:type="spellEnd"/>
      <w:r>
        <w:t xml:space="preserve">. 2007. “Eliciting and Using Expert Opinions about Dropout Bias in Randomized Controlled Trials.” </w:t>
      </w:r>
      <w:r>
        <w:rPr>
          <w:i/>
          <w:iCs/>
        </w:rPr>
        <w:t>Clinical Trials</w:t>
      </w:r>
      <w:r>
        <w:t xml:space="preserve"> 4 (2): 125–39. </w:t>
      </w:r>
      <w:hyperlink r:id="rId51">
        <w:r>
          <w:rPr>
            <w:rStyle w:val="Hyperlink"/>
          </w:rPr>
          <w:t>https://doi.org/10.1177/1740774507077849</w:t>
        </w:r>
      </w:hyperlink>
      <w:r>
        <w:t>.</w:t>
      </w:r>
    </w:p>
    <w:p w14:paraId="1DF4DD8C" w14:textId="77777777" w:rsidR="00327C67" w:rsidRDefault="00725148">
      <w:pPr>
        <w:pStyle w:val="Bibliography"/>
      </w:pPr>
      <w:bookmarkStart w:id="189" w:name="ref-ggvenn"/>
      <w:bookmarkEnd w:id="188"/>
      <w:r>
        <w:t xml:space="preserve">Yan, </w:t>
      </w:r>
      <w:proofErr w:type="spellStart"/>
      <w:r>
        <w:t>Linlin</w:t>
      </w:r>
      <w:proofErr w:type="spellEnd"/>
      <w:r>
        <w:t xml:space="preserve">. 2021. </w:t>
      </w:r>
      <w:proofErr w:type="spellStart"/>
      <w:r>
        <w:rPr>
          <w:i/>
          <w:iCs/>
        </w:rPr>
        <w:t>Ggvenn</w:t>
      </w:r>
      <w:proofErr w:type="spellEnd"/>
      <w:r>
        <w:rPr>
          <w:i/>
          <w:iCs/>
        </w:rPr>
        <w:t>: Draw Venn Diagram by ’Ggplot2’</w:t>
      </w:r>
      <w:r>
        <w:t xml:space="preserve">. </w:t>
      </w:r>
      <w:hyperlink r:id="rId52">
        <w:r>
          <w:rPr>
            <w:rStyle w:val="Hyperlink"/>
          </w:rPr>
          <w:t>https://CRAN.R-project.org/package=ggvenn</w:t>
        </w:r>
      </w:hyperlink>
      <w:r>
        <w:t>.</w:t>
      </w:r>
    </w:p>
    <w:p w14:paraId="55E418FA" w14:textId="77777777" w:rsidR="00327C67" w:rsidRDefault="00725148">
      <w:pPr>
        <w:pStyle w:val="Heading1"/>
      </w:pPr>
      <w:bookmarkStart w:id="190" w:name="appendix-appendix"/>
      <w:bookmarkEnd w:id="155"/>
      <w:bookmarkEnd w:id="157"/>
      <w:bookmarkEnd w:id="189"/>
      <w:r>
        <w:t>(APPENDIX) Appendix</w:t>
      </w:r>
    </w:p>
    <w:p w14:paraId="2A9F15D9" w14:textId="77777777" w:rsidR="00327C67" w:rsidRDefault="00725148">
      <w:pPr>
        <w:pStyle w:val="Heading1"/>
      </w:pPr>
      <w:bookmarkStart w:id="191" w:name="appendix-details"/>
      <w:bookmarkEnd w:id="190"/>
      <w:r>
        <w:t>Model Specification Details</w:t>
      </w:r>
    </w:p>
    <w:p w14:paraId="3415F64E" w14:textId="77777777" w:rsidR="00327C67" w:rsidRDefault="00725148">
      <w:pPr>
        <w:pStyle w:val="Heading2"/>
      </w:pPr>
      <w:bookmarkStart w:id="192" w:name="latent-class-model"/>
      <w:r>
        <w:t>Latent Class Model</w:t>
      </w:r>
    </w:p>
    <w:p w14:paraId="4996EB52" w14:textId="77777777" w:rsidR="00327C67" w:rsidRDefault="00725148">
      <w:pPr>
        <w:pStyle w:val="FirstParagraph"/>
      </w:pPr>
      <w:r>
        <w:t xml:space="preserve">For </w:t>
      </w:r>
      <m:oMath>
        <m:r>
          <w:rPr>
            <w:rFonts w:ascii="Cambria Math" w:hAnsi="Cambria Math"/>
          </w:rPr>
          <m:t>1</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678</m:t>
        </m:r>
      </m:oMath>
      <w:r>
        <w:t>, {</w:t>
      </w:r>
      <m:oMath>
        <m:r>
          <w:rPr>
            <w:rFonts w:ascii="Cambria Math" w:hAnsi="Cambria Math"/>
          </w:rPr>
          <m:t>C</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 xml:space="preserve">, </w:t>
      </w:r>
      <m:oMath>
        <m:sSub>
          <m:sSubPr>
            <m:ctrlPr>
              <w:rPr>
                <w:rFonts w:ascii="Cambria Math" w:hAnsi="Cambria Math"/>
              </w:rPr>
            </m:ctrlPr>
          </m:sSubPr>
          <m:e>
            <m:r>
              <w:rPr>
                <w:rFonts w:ascii="Cambria Math" w:hAnsi="Cambria Math"/>
              </w:rPr>
              <m:t>θ</m:t>
            </m:r>
          </m:e>
          <m:sub>
            <m:r>
              <w:rPr>
                <w:rFonts w:ascii="Cambria Math" w:hAnsi="Cambria Math"/>
              </w:rPr>
              <m:t>i</m:t>
            </m:r>
          </m:sub>
        </m:sSub>
      </m:oMath>
      <w:r>
        <w:t xml:space="preserve">} is the </w:t>
      </w:r>
      <w:r>
        <w:rPr>
          <w:i/>
          <w:iCs/>
        </w:rPr>
        <w:t>latent class</w:t>
      </w:r>
      <w:r>
        <w:t xml:space="preserve"> and </w:t>
      </w:r>
      <w:r>
        <w:rPr>
          <w:i/>
          <w:iCs/>
        </w:rPr>
        <w:t>individual risk of TBM</w:t>
      </w:r>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oMath>
      <w:r>
        <w:t xml:space="preserve">,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oMath>
      <w:r>
        <w:t xml:space="preserve">} are the </w:t>
      </w:r>
      <w:r>
        <w:rPr>
          <w:i/>
          <w:iCs/>
        </w:rPr>
        <w:t>observed value</w:t>
      </w:r>
      <w:r>
        <w:t xml:space="preserve"> for ZN Smear, Culturing, and </w:t>
      </w:r>
      <w:proofErr w:type="spellStart"/>
      <w:r>
        <w:t>Xpert</w:t>
      </w:r>
      <w:proofErr w:type="spellEnd"/>
      <w:r>
        <w:t>, respectively. The marginal joint distribution of observations is as follow:</w:t>
      </w:r>
    </w:p>
    <w:p w14:paraId="3DCE9297"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
          <m:r>
            <w:rPr>
              <w:rFonts w:ascii="Cambria Math" w:hAnsi="Cambria Math"/>
            </w:rPr>
            <m:t>    </m:t>
          </m:r>
          <m:d>
            <m:dPr>
              <m:ctrlPr>
                <w:rPr>
                  <w:rFonts w:ascii="Cambria Math" w:hAnsi="Cambria Math"/>
                </w:rPr>
              </m:ctrlPr>
            </m:dPr>
            <m:e>
              <m:r>
                <w:rPr>
                  <w:rFonts w:ascii="Cambria Math" w:hAnsi="Cambria Math"/>
                </w:rPr>
                <m:t>2</m:t>
              </m:r>
            </m:e>
          </m:d>
        </m:oMath>
      </m:oMathPara>
    </w:p>
    <w:p w14:paraId="38DA709D" w14:textId="77777777" w:rsidR="00327C67" w:rsidRDefault="00725148">
      <w:pPr>
        <w:pStyle w:val="FirstParagraph"/>
      </w:pPr>
      <w:r>
        <w:t xml:space="preserve">Under the assumption of local independence (model 0 and 1), the probabilities of positive test within class only depend on the latent class itself, thus </w:t>
      </w:r>
      <m:oMath>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j</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m:rPr>
            <m:sty m:val="p"/>
          </m:rPr>
          <w:rPr>
            <w:rFonts w:ascii="Cambria Math" w:hAnsi="Cambria Math"/>
          </w:rPr>
          <m:t>=</m:t>
        </m:r>
        <m:r>
          <w:rPr>
            <w:rFonts w:ascii="Cambria Math" w:hAnsi="Cambria Math"/>
          </w:rPr>
          <m:t>const</m:t>
        </m:r>
      </m:oMath>
      <w:r>
        <w:t xml:space="preserve"> for </w:t>
      </w:r>
      <m:oMath>
        <m:r>
          <w:rPr>
            <w:rFonts w:ascii="Cambria Math" w:hAnsi="Cambria Math"/>
          </w:rPr>
          <m:t>c</m:t>
        </m:r>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1</m:t>
        </m:r>
      </m:oMath>
      <w:r>
        <w:t>.</w:t>
      </w:r>
    </w:p>
    <w:p w14:paraId="2F1F14FF" w14:textId="77777777" w:rsidR="00327C67" w:rsidRDefault="00725148">
      <w:pPr>
        <w:pStyle w:val="BodyText"/>
      </w:pPr>
      <w:r>
        <w:t xml:space="preserve">For model and 2 and 3, we </w:t>
      </w:r>
      <w:proofErr w:type="spellStart"/>
      <w:r>
        <w:t>hypothesised</w:t>
      </w:r>
      <w:proofErr w:type="spellEnd"/>
      <w:r>
        <w:t xml:space="preserve"> that in the TBM positive class (C=1), test results are additionally dependent and only dependent on latent bacillary burden as in (Schumacher et al. 2016), shared between the three tests and in turn regressed on a set of covariables (denoted as </w:t>
      </w:r>
      <m:oMath>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oMath>
      <w:r>
        <w:t>) using a mixed-effect logistic regression so that formula (2) becomes:</w:t>
      </w:r>
    </w:p>
    <w:p w14:paraId="56754BEF"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r>
              <m:e/>
              <m:e>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d>
                  <m:dPr>
                    <m:begChr m:val="|"/>
                    <m:endChr m:val="|"/>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r>
                  <m:rPr>
                    <m:sty m:val="p"/>
                  </m:rPr>
                  <w:rPr>
                    <w:rFonts w:ascii="Cambria Math" w:hAnsi="Cambria Math"/>
                  </w:rPr>
                  <m:t>*</m:t>
                </m:r>
                <m:r>
                  <w:rPr>
                    <w:rFonts w:ascii="Cambria Math" w:hAnsi="Cambria Math"/>
                  </w:rPr>
                  <m:t>P</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mr>
            <m:mr>
              <m:e/>
              <m:e>
                <m:r>
                  <w:rPr>
                    <w:rFonts w:ascii="Cambria Math" w:hAnsi="Cambria Math"/>
                  </w:rPr>
                  <m:t>    </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r>
                  <m:rPr>
                    <m:sty m:val="p"/>
                  </m:rPr>
                  <w:rPr>
                    <w:rFonts w:ascii="Cambria Math" w:hAnsi="Cambria Math"/>
                  </w:rPr>
                  <m:t>*</m:t>
                </m:r>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d>
              </m:e>
            </m:mr>
          </m:m>
          <m:r>
            <w:rPr>
              <w:rFonts w:ascii="Cambria Math" w:hAnsi="Cambria Math"/>
            </w:rPr>
            <m:t>    </m:t>
          </m:r>
          <m:d>
            <m:dPr>
              <m:ctrlPr>
                <w:rPr>
                  <w:rFonts w:ascii="Cambria Math" w:hAnsi="Cambria Math"/>
                </w:rPr>
              </m:ctrlPr>
            </m:dPr>
            <m:e>
              <m:r>
                <w:rPr>
                  <w:rFonts w:ascii="Cambria Math" w:hAnsi="Cambria Math"/>
                </w:rPr>
                <m:t>3</m:t>
              </m:r>
            </m:e>
          </m:d>
        </m:oMath>
      </m:oMathPara>
    </w:p>
    <w:p w14:paraId="6CEEECBC" w14:textId="77777777" w:rsidR="00327C67" w:rsidRDefault="00725148">
      <w:pPr>
        <w:pStyle w:val="FirstParagraph"/>
      </w:pPr>
      <w:proofErr w:type="spellStart"/>
      <w:r>
        <w:t>s.t.</w:t>
      </w:r>
      <w:proofErr w:type="spellEnd"/>
    </w:p>
    <w:p w14:paraId="24FCCB21"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Y</m:t>
                        </m:r>
                      </m:sup>
                    </m:sSubSup>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Y</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Y</m:t>
                    </m:r>
                  </m:sup>
                </m:sSub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e>
            </m:mr>
          </m:m>
          <m:r>
            <w:rPr>
              <w:rFonts w:ascii="Cambria Math" w:hAnsi="Cambria Math"/>
            </w:rPr>
            <m:t>    </m:t>
          </m:r>
          <m:d>
            <m:dPr>
              <m:ctrlPr>
                <w:rPr>
                  <w:rFonts w:ascii="Cambria Math" w:hAnsi="Cambria Math"/>
                </w:rPr>
              </m:ctrlPr>
            </m:dPr>
            <m:e>
              <m:r>
                <w:rPr>
                  <w:rFonts w:ascii="Cambria Math" w:hAnsi="Cambria Math"/>
                </w:rPr>
                <m:t>4</m:t>
              </m:r>
            </m:e>
          </m:d>
        </m:oMath>
      </m:oMathPara>
    </w:p>
    <w:p w14:paraId="11097AF2" w14:textId="77777777" w:rsidR="00327C67" w:rsidRDefault="00725148">
      <w:pPr>
        <w:pStyle w:val="FirstParagraph"/>
      </w:pPr>
      <w:r>
        <w:t xml:space="preserve">where </w:t>
      </w:r>
      <m:oMath>
        <m:r>
          <w:rPr>
            <w:rFonts w:ascii="Cambria Math" w:hAnsi="Cambria Math"/>
          </w:rPr>
          <m:t>Y</m:t>
        </m:r>
        <m:r>
          <m:rPr>
            <m:sty m:val="p"/>
          </m:rPr>
          <w:rPr>
            <w:rFonts w:ascii="Cambria Math" w:hAnsi="Cambria Math"/>
          </w:rPr>
          <m:t>=</m:t>
        </m:r>
        <m:r>
          <w:rPr>
            <w:rFonts w:ascii="Cambria Math" w:hAnsi="Cambria Math"/>
          </w:rPr>
          <m:t>Smear</m:t>
        </m:r>
        <m:d>
          <m:dPr>
            <m:begChr m:val="|"/>
            <m:endChr m:val="|"/>
            <m:ctrlPr>
              <w:rPr>
                <w:rFonts w:ascii="Cambria Math" w:hAnsi="Cambria Math"/>
              </w:rPr>
            </m:ctrlPr>
          </m:dPr>
          <m:e>
            <m:r>
              <w:rPr>
                <w:rFonts w:ascii="Cambria Math" w:hAnsi="Cambria Math"/>
              </w:rPr>
              <m:t>Mgit</m:t>
            </m:r>
          </m:e>
        </m:d>
        <m:r>
          <w:rPr>
            <w:rFonts w:ascii="Cambria Math" w:hAnsi="Cambria Math"/>
          </w:rPr>
          <m:t>Xpert</m:t>
        </m:r>
      </m:oMath>
      <w: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oMath>
      <w:r>
        <w:t xml:space="preserve"> is the intercept, </w:t>
      </w:r>
      <m:oMath>
        <m:sSub>
          <m:sSubPr>
            <m:ctrlPr>
              <w:rPr>
                <w:rFonts w:ascii="Cambria Math" w:hAnsi="Cambria Math"/>
              </w:rPr>
            </m:ctrlPr>
          </m:sSubPr>
          <m:e>
            <m:r>
              <w:rPr>
                <w:rFonts w:ascii="Cambria Math" w:hAnsi="Cambria Math"/>
              </w:rPr>
              <m:t>b</m:t>
            </m:r>
          </m:e>
          <m:sub>
            <m:r>
              <w:rPr>
                <w:rFonts w:ascii="Cambria Math" w:hAnsi="Cambria Math"/>
              </w:rPr>
              <m:t>B</m:t>
            </m:r>
          </m:sub>
        </m:sSub>
        <m:r>
          <w:rPr>
            <w:rFonts w:ascii="Cambria Math" w:hAnsi="Cambria Math"/>
          </w:rPr>
          <m:t>D</m:t>
        </m:r>
      </m:oMath>
      <w:r>
        <w:t xml:space="preserve"> is the coefficient of bacillary burden on test results, </w:t>
      </w:r>
      <m:oMath>
        <m:r>
          <w:rPr>
            <w:rFonts w:ascii="Cambria Math" w:hAnsi="Cambria Math"/>
          </w:rPr>
          <m:t>B</m:t>
        </m:r>
      </m:oMath>
      <w:r>
        <w:t xml:space="preserve"> is the vector of coefficients, and </w:t>
      </w:r>
      <m:oMath>
        <m:r>
          <w:rPr>
            <w:rFonts w:ascii="Cambria Math" w:hAnsi="Cambria Math"/>
          </w:rPr>
          <m:t>RE</m:t>
        </m:r>
      </m:oMath>
      <w:r>
        <w:t xml:space="preserve"> is the individual random </w:t>
      </w:r>
      <w:proofErr w:type="gramStart"/>
      <w:r>
        <w:t>effect.</w:t>
      </w:r>
      <w:proofErr w:type="gramEnd"/>
    </w:p>
    <w:p w14:paraId="33BE541B" w14:textId="77777777" w:rsidR="00327C67" w:rsidRDefault="00725148">
      <w:pPr>
        <w:pStyle w:val="BodyText"/>
      </w:pPr>
      <w:r>
        <w:t>In model 4, we additionally captured the sample-wise fluctuation that cannot be explained by the bacillary burden alone. This fluctuation is regressed by one extra random effect not shared between tests. For numerical stability, we combined the random effect in (4) with this, so that:</w:t>
      </w:r>
    </w:p>
    <w:p w14:paraId="27AD6082"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RE</m:t>
                </m:r>
                <m:sSubSup>
                  <m:sSubSupPr>
                    <m:ctrlPr>
                      <w:rPr>
                        <w:rFonts w:ascii="Cambria Math" w:hAnsi="Cambria Math"/>
                      </w:rPr>
                    </m:ctrlPr>
                  </m:sSubSupPr>
                  <m:e>
                    <m:r>
                      <w:rPr>
                        <w:rFonts w:ascii="Cambria Math" w:hAnsi="Cambria Math"/>
                      </w:rPr>
                      <m:t>2</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RE2</m:t>
                    </m:r>
                  </m:sub>
                </m:sSub>
              </m:e>
            </m:mr>
            <m:mr>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e>
                        </m:d>
                      </m:e>
                      <m:sup>
                        <m:r>
                          <w:rPr>
                            <w:rFonts w:ascii="Cambria Math" w:hAnsi="Cambria Math"/>
                          </w:rPr>
                          <m:t>T</m:t>
                        </m:r>
                      </m:sup>
                    </m:sSup>
                    <m:r>
                      <m:rPr>
                        <m:sty m:val="p"/>
                      </m:rPr>
                      <w:rPr>
                        <w:rFonts w:ascii="Cambria Math" w:hAnsi="Cambria Math"/>
                      </w:rPr>
                      <m:t>*</m:t>
                    </m:r>
                    <m:r>
                      <w:rPr>
                        <w:rFonts w:ascii="Cambria Math" w:hAnsi="Cambria Math"/>
                      </w:rPr>
                      <m:t>B</m:t>
                    </m:r>
                  </m:e>
                </m:d>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BD</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
          <m:r>
            <w:rPr>
              <w:rFonts w:ascii="Cambria Math" w:hAnsi="Cambria Math"/>
            </w:rPr>
            <m:t>    </m:t>
          </m:r>
          <m:d>
            <m:dPr>
              <m:ctrlPr>
                <w:rPr>
                  <w:rFonts w:ascii="Cambria Math" w:hAnsi="Cambria Math"/>
                </w:rPr>
              </m:ctrlPr>
            </m:dPr>
            <m:e>
              <m:r>
                <w:rPr>
                  <w:rFonts w:ascii="Cambria Math" w:hAnsi="Cambria Math"/>
                </w:rPr>
                <m:t>5</m:t>
              </m:r>
            </m:e>
          </m:d>
        </m:oMath>
      </m:oMathPara>
    </w:p>
    <w:p w14:paraId="415C26C1" w14:textId="77777777" w:rsidR="00327C67" w:rsidRDefault="00725148">
      <w:pPr>
        <w:pStyle w:val="FirstParagraph"/>
      </w:pPr>
      <w:r>
        <w:t xml:space="preserve">Lastly, for model 5, as an exploratory model, we explored all potential impacts of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on the sa</w:t>
      </w:r>
      <w:proofErr w:type="spellStart"/>
      <w:r>
        <w:t>mple</w:t>
      </w:r>
      <w:proofErr w:type="spellEnd"/>
      <w:r>
        <w:t xml:space="preserve"> level.</w:t>
      </w:r>
    </w:p>
    <w:p w14:paraId="0747978D"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Smear</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Smear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Smear</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Mgit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Mgit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Mgit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r>
              <m:e>
                <m:r>
                  <w:rPr>
                    <w:rFonts w:ascii="Cambria Math" w:hAnsi="Cambria Math"/>
                  </w:rPr>
                  <m:t>logit</m:t>
                </m:r>
                <m:d>
                  <m:dPr>
                    <m:ctrlPr>
                      <w:rPr>
                        <w:rFonts w:ascii="Cambria Math" w:hAnsi="Cambria Math"/>
                      </w:rPr>
                    </m:ctrlPr>
                  </m:dPr>
                  <m:e>
                    <m:r>
                      <w:rPr>
                        <w:rFonts w:ascii="Cambria Math" w:hAnsi="Cambria Math"/>
                      </w:rPr>
                      <m:t>P</m:t>
                    </m:r>
                    <m:d>
                      <m:dPr>
                        <m:ctrlPr>
                          <w:rPr>
                            <w:rFonts w:ascii="Cambria Math" w:hAnsi="Cambria Math"/>
                          </w:rPr>
                        </m:ctrlPr>
                      </m:dPr>
                      <m:e>
                        <m:sSubSup>
                          <m:sSubSupPr>
                            <m:ctrlPr>
                              <w:rPr>
                                <w:rFonts w:ascii="Cambria Math" w:hAnsi="Cambria Math"/>
                              </w:rPr>
                            </m:ctrlPr>
                          </m:sSubSupPr>
                          <m:e>
                            <m:r>
                              <w:rPr>
                                <w:rFonts w:ascii="Cambria Math" w:hAnsi="Cambria Math"/>
                              </w:rPr>
                              <m:t>y</m:t>
                            </m:r>
                          </m:e>
                          <m:sub>
                            <m:r>
                              <w:rPr>
                                <w:rFonts w:ascii="Cambria Math" w:hAnsi="Cambria Math"/>
                              </w:rPr>
                              <m:t>i</m:t>
                            </m:r>
                          </m:sub>
                          <m:sup>
                            <m:r>
                              <w:rPr>
                                <w:rFonts w:ascii="Cambria Math" w:hAnsi="Cambria Math"/>
                              </w:rPr>
                              <m:t>Xpert</m:t>
                            </m:r>
                          </m:sup>
                        </m:sSubSup>
                      </m:e>
                    </m:d>
                  </m:e>
                </m:d>
              </m:e>
              <m:e>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Xpert</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d>
                      <m:dPr>
                        <m:ctrlPr>
                          <w:rPr>
                            <w:rFonts w:ascii="Cambria Math" w:hAnsi="Cambria Math"/>
                          </w:rPr>
                        </m:ctrlPr>
                      </m:dPr>
                      <m:e>
                        <m:r>
                          <w:rPr>
                            <w:rFonts w:ascii="Cambria Math" w:hAnsi="Cambria Math"/>
                          </w:rPr>
                          <m:t>t</m:t>
                        </m:r>
                      </m:e>
                    </m:d>
                  </m:sup>
                </m:sSubSup>
                <m:sSup>
                  <m:sSupPr>
                    <m:ctrlPr>
                      <w:rPr>
                        <w:rFonts w:ascii="Cambria Math" w:hAnsi="Cambria Math"/>
                      </w:rPr>
                    </m:ctrlPr>
                  </m:sSupPr>
                  <m:e>
                    <m:r>
                      <m:rPr>
                        <m:sty m:val="p"/>
                      </m:rPr>
                      <w:rPr>
                        <w:rFonts w:ascii="Cambria Math" w:hAnsi="Cambria Math"/>
                      </w:rPr>
                      <m:t>)</m:t>
                    </m:r>
                  </m:e>
                  <m:sup>
                    <m:r>
                      <w:rPr>
                        <w:rFonts w:ascii="Cambria Math" w:hAnsi="Cambria Math"/>
                      </w:rPr>
                      <m:t>T</m:t>
                    </m:r>
                  </m:sup>
                </m:sSup>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w:rPr>
                        <w:rFonts w:ascii="Cambria Math" w:hAnsi="Cambria Math"/>
                      </w:rPr>
                      <m:t>i</m:t>
                    </m:r>
                  </m:sub>
                  <m:sup>
                    <m:r>
                      <w:rPr>
                        <w:rFonts w:ascii="Cambria Math" w:hAnsi="Cambria Math"/>
                      </w:rPr>
                      <m:t>Xpert</m:t>
                    </m:r>
                  </m:sup>
                </m:sSubSup>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mr>
          </m:m>
          <m:r>
            <w:rPr>
              <w:rFonts w:ascii="Cambria Math" w:hAnsi="Cambria Math"/>
            </w:rPr>
            <m:t>    </m:t>
          </m:r>
          <m:d>
            <m:dPr>
              <m:ctrlPr>
                <w:rPr>
                  <w:rFonts w:ascii="Cambria Math" w:hAnsi="Cambria Math"/>
                </w:rPr>
              </m:ctrlPr>
            </m:dPr>
            <m:e>
              <m:r>
                <w:rPr>
                  <w:rFonts w:ascii="Cambria Math" w:hAnsi="Cambria Math"/>
                </w:rPr>
                <m:t>6</m:t>
              </m:r>
            </m:e>
          </m:d>
        </m:oMath>
      </m:oMathPara>
    </w:p>
    <w:p w14:paraId="608DC31A" w14:textId="77777777" w:rsidR="00327C67" w:rsidRDefault="00725148">
      <w:pPr>
        <w:pStyle w:val="FirstParagraph"/>
      </w:pPr>
      <m:oMath>
        <m:r>
          <w:rPr>
            <w:rFonts w:ascii="Cambria Math" w:hAnsi="Cambria Math"/>
          </w:rPr>
          <m:t>θ</m:t>
        </m:r>
      </m:oMath>
      <w:r>
        <w:t xml:space="preserve"> was a linear combination of potential predictors, which implies a logistic regression for latent binary </w:t>
      </w:r>
      <w:proofErr w:type="gramStart"/>
      <w:r>
        <w:t>outcome.</w:t>
      </w:r>
      <w:proofErr w:type="gramEnd"/>
    </w:p>
    <w:p w14:paraId="3982B634" w14:textId="77777777" w:rsidR="00327C67" w:rsidRDefault="00725148">
      <w:pPr>
        <w:pStyle w:val="BodyText"/>
      </w:pPr>
      <m:oMathPara>
        <m:oMathParaPr>
          <m:jc m:val="center"/>
        </m:oMathParaPr>
        <m:oMath>
          <m:r>
            <w:rPr>
              <w:rFonts w:ascii="Cambria Math" w:hAnsi="Cambria Math"/>
            </w:rPr>
            <m:t>logit</m:t>
          </m:r>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A    </m:t>
          </m:r>
          <m:d>
            <m:dPr>
              <m:ctrlPr>
                <w:rPr>
                  <w:rFonts w:ascii="Cambria Math" w:hAnsi="Cambria Math"/>
                </w:rPr>
              </m:ctrlPr>
            </m:dPr>
            <m:e>
              <m:r>
                <w:rPr>
                  <w:rFonts w:ascii="Cambria Math" w:hAnsi="Cambria Math"/>
                </w:rPr>
                <m:t>7</m:t>
              </m:r>
            </m:e>
          </m:d>
        </m:oMath>
      </m:oMathPara>
    </w:p>
    <w:p w14:paraId="6694C919" w14:textId="77777777" w:rsidR="00327C67" w:rsidRDefault="00725148">
      <w:pPr>
        <w:pStyle w:val="FirstParagraph"/>
      </w:pPr>
      <w:r>
        <w:rPr>
          <w:i/>
          <w:iCs/>
        </w:rPr>
        <w:t>where X and A are vector of covariates and coefficients.</w:t>
      </w:r>
    </w:p>
    <w:p w14:paraId="74F3A69C" w14:textId="77777777" w:rsidR="00327C67" w:rsidRDefault="00725148">
      <w:pPr>
        <w:pStyle w:val="BodyText"/>
      </w:pPr>
      <m:oMath>
        <m:r>
          <w:rPr>
            <w:rFonts w:ascii="Cambria Math" w:hAnsi="Cambria Math"/>
          </w:rPr>
          <m:t>StudentT</m:t>
        </m:r>
      </m:oMath>
      <w:r>
        <w:t xml:space="preserve"> with </w:t>
      </w:r>
      <m:oMath>
        <m:r>
          <w:rPr>
            <w:rFonts w:ascii="Cambria Math" w:hAnsi="Cambria Math"/>
          </w:rPr>
          <m:t>df</m:t>
        </m:r>
        <m:r>
          <m:rPr>
            <m:sty m:val="p"/>
          </m:rPr>
          <w:rPr>
            <w:rFonts w:ascii="Cambria Math" w:hAnsi="Cambria Math"/>
          </w:rPr>
          <m:t>=</m:t>
        </m:r>
        <m:r>
          <w:rPr>
            <w:rFonts w:ascii="Cambria Math" w:hAnsi="Cambria Math"/>
          </w:rPr>
          <m:t>4</m:t>
        </m:r>
      </m:oMath>
      <w:r>
        <w:t xml:space="preserve"> was used as a prior for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as we believed that the intercept is bounded by </w:t>
      </w:r>
      <m:oMath>
        <m:d>
          <m:dPr>
            <m:begChr m:val="["/>
            <m:endChr m:val="]"/>
            <m:ctrlPr>
              <w:rPr>
                <w:rFonts w:ascii="Cambria Math" w:hAnsi="Cambria Math"/>
              </w:rPr>
            </m:ctrlPr>
          </m:dPr>
          <m:e>
            <m:r>
              <m:rPr>
                <m:sty m:val="p"/>
              </m:rPr>
              <w:rPr>
                <w:rFonts w:ascii="Cambria Math" w:hAnsi="Cambria Math"/>
              </w:rPr>
              <m:t>-</m:t>
            </m:r>
            <m:r>
              <w:rPr>
                <w:rFonts w:ascii="Cambria Math" w:hAnsi="Cambria Math"/>
              </w:rPr>
              <m:t>10</m:t>
            </m:r>
            <m:r>
              <m:rPr>
                <m:sty m:val="p"/>
              </m:rPr>
              <w:rPr>
                <w:rFonts w:ascii="Cambria Math" w:hAnsi="Cambria Math"/>
              </w:rPr>
              <m:t>,</m:t>
            </m:r>
            <m:r>
              <w:rPr>
                <w:rFonts w:ascii="Cambria Math" w:hAnsi="Cambria Math"/>
              </w:rPr>
              <m:t>10</m:t>
            </m:r>
          </m:e>
        </m:d>
      </m:oMath>
      <w:r>
        <w:t xml:space="preserve">. Let </w:t>
      </w:r>
      <m:oMath>
        <m:r>
          <w:rPr>
            <w:rFonts w:ascii="Cambria Math" w:hAnsi="Cambria Math"/>
          </w:rPr>
          <m:t>A</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m:t>
                    </m:r>
                  </m:sub>
                </m:sSub>
              </m:e>
            </m:d>
          </m:e>
          <m:sup>
            <m:r>
              <w:rPr>
                <w:rFonts w:ascii="Cambria Math" w:hAnsi="Cambria Math"/>
              </w:rPr>
              <m:t>T</m:t>
            </m:r>
          </m:sup>
        </m:sSup>
      </m:oMath>
      <w:r>
        <w:t xml:space="preserve"> in which M is the number of covariates:</w:t>
      </w:r>
    </w:p>
    <w:p w14:paraId="424BA968"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a</m:t>
                    </m:r>
                  </m:e>
                  <m:sub>
                    <m:r>
                      <w:rPr>
                        <w:rFonts w:ascii="Cambria Math" w:hAnsi="Cambria Math"/>
                      </w:rPr>
                      <m:t>0</m:t>
                    </m:r>
                  </m:sub>
                </m:sSub>
              </m:e>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4</m:t>
                    </m:r>
                  </m:sub>
                </m:sSub>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6</m:t>
                    </m:r>
                  </m:e>
                </m:d>
              </m:e>
            </m:mr>
            <m:mr>
              <m:e>
                <m:sSub>
                  <m:sSubPr>
                    <m:ctrlPr>
                      <w:rPr>
                        <w:rFonts w:ascii="Cambria Math" w:hAnsi="Cambria Math"/>
                      </w:rPr>
                    </m:ctrlPr>
                  </m:sSubPr>
                  <m:e>
                    <m:r>
                      <w:rPr>
                        <w:rFonts w:ascii="Cambria Math" w:hAnsi="Cambria Math"/>
                      </w:rPr>
                      <m:t>a</m:t>
                    </m:r>
                  </m:e>
                  <m:sub>
                    <m:r>
                      <w:rPr>
                        <w:rFonts w:ascii="Cambria Math" w:hAnsi="Cambria Math"/>
                      </w:rPr>
                      <m:t>i</m:t>
                    </m:r>
                  </m:sub>
                </m:sSub>
              </m:e>
              <m:e>
                <m:r>
                  <m:rPr>
                    <m:sty m:val="p"/>
                  </m:rPr>
                  <w:rPr>
                    <w:rFonts w:ascii="Cambria Math" w:hAnsi="Cambria Math"/>
                  </w:rPr>
                  <m:t>∼</m:t>
                </m:r>
                <m:r>
                  <w:rPr>
                    <w:rFonts w:ascii="Cambria Math" w:hAnsi="Cambria Math"/>
                  </w:rPr>
                  <m:t>Dist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e>
                </m:d>
              </m:e>
            </m:mr>
          </m:m>
        </m:oMath>
      </m:oMathPara>
    </w:p>
    <w:p w14:paraId="6BAEC2A3" w14:textId="77777777" w:rsidR="00327C67" w:rsidRDefault="00725148">
      <w:pPr>
        <w:pStyle w:val="FirstParagraph"/>
      </w:pPr>
      <w:r>
        <w:t>*</w:t>
      </w:r>
      <w:proofErr w:type="gramStart"/>
      <w:r>
        <w:t>where</w:t>
      </w:r>
      <w:proofErr w:type="gramEnd"/>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is the penalised scale and </w:t>
      </w:r>
      <m:oMath>
        <m:r>
          <w:rPr>
            <w:rFonts w:ascii="Cambria Math" w:hAnsi="Cambria Math"/>
          </w:rPr>
          <m:t>Dist</m:t>
        </m:r>
      </m:oMath>
      <w:r>
        <w:t xml:space="preserve"> one of is </w:t>
      </w:r>
      <m:oMath>
        <m:r>
          <w:rPr>
            <w:rFonts w:ascii="Cambria Math" w:hAnsi="Cambria Math"/>
          </w:rPr>
          <m:t>Normal</m:t>
        </m:r>
      </m:oMath>
      <w:r>
        <w:t xml:space="preserve">, </w:t>
      </w:r>
      <m:oMath>
        <m:r>
          <w:rPr>
            <w:rFonts w:ascii="Cambria Math" w:hAnsi="Cambria Math"/>
          </w:rPr>
          <m:t>DoubleExponential</m:t>
        </m:r>
      </m:oMath>
      <w:r>
        <w:t xml:space="preserve">, or </w:t>
      </w:r>
      <m:oMath>
        <m:r>
          <w:rPr>
            <w:rFonts w:ascii="Cambria Math" w:hAnsi="Cambria Math"/>
          </w:rPr>
          <m:t>Student</m:t>
        </m:r>
        <m:sSub>
          <m:sSubPr>
            <m:ctrlPr>
              <w:rPr>
                <w:rFonts w:ascii="Cambria Math" w:hAnsi="Cambria Math"/>
              </w:rPr>
            </m:ctrlPr>
          </m:sSubPr>
          <m:e>
            <m:r>
              <w:rPr>
                <w:rFonts w:ascii="Cambria Math" w:hAnsi="Cambria Math"/>
              </w:rPr>
              <m:t>T</m:t>
            </m:r>
          </m:e>
          <m:sub>
            <m:r>
              <w:rPr>
                <w:rFonts w:ascii="Cambria Math" w:hAnsi="Cambria Math"/>
              </w:rPr>
              <m:t>4</m:t>
            </m:r>
          </m:sub>
        </m:sSub>
      </m:oMath>
      <w:r>
        <w:t>.</w:t>
      </w:r>
    </w:p>
    <w:p w14:paraId="2A6DC879" w14:textId="77777777" w:rsidR="00327C67" w:rsidRDefault="00725148">
      <w:pPr>
        <w:pStyle w:val="BodyText"/>
      </w:pPr>
      <w:r>
        <w:t>RE was imposed a standard normal distribution as priors. To prevent sign-switching problem (</w:t>
      </w:r>
      <w:proofErr w:type="spellStart"/>
      <w:r>
        <w:t>i.e</w:t>
      </w:r>
      <w:proofErr w:type="spellEnd"/>
      <w:r>
        <w:t xml:space="preserve"> </w:t>
      </w:r>
      <m:oMath>
        <m:r>
          <w:rPr>
            <w:rFonts w:ascii="Cambria Math" w:hAnsi="Cambria Math"/>
          </w:rPr>
          <m:t>RE</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r>
          <m:rPr>
            <m:sty m:val="p"/>
          </m:rPr>
          <w:rPr>
            <w:rFonts w:ascii="Cambria Math" w:hAnsi="Cambria Math"/>
          </w:rPr>
          <m:t>=</m:t>
        </m:r>
        <m:d>
          <m:dPr>
            <m:ctrlPr>
              <w:rPr>
                <w:rFonts w:ascii="Cambria Math" w:hAnsi="Cambria Math"/>
              </w:rPr>
            </m:ctrlPr>
          </m:dPr>
          <m:e>
            <m:r>
              <m:rPr>
                <m:sty m:val="p"/>
              </m:rPr>
              <w:rPr>
                <w:rFonts w:ascii="Cambria Math" w:hAnsi="Cambria Math"/>
              </w:rPr>
              <m:t>-</m:t>
            </m:r>
            <m:r>
              <w:rPr>
                <w:rFonts w:ascii="Cambria Math" w:hAnsi="Cambria Math"/>
              </w:rPr>
              <m:t>RE</m:t>
            </m:r>
          </m:e>
        </m:d>
        <m:r>
          <m:rPr>
            <m:sty m:val="p"/>
          </m:rPr>
          <w:rPr>
            <w:rFonts w:ascii="Cambria Math" w:hAnsi="Cambria Math"/>
          </w:rPr>
          <m:t>*</m:t>
        </m:r>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RE</m:t>
                </m:r>
              </m:sub>
            </m:sSub>
          </m:e>
        </m:d>
      </m:oMath>
      <w:r>
        <w:t xml:space="preserve">, </w:t>
      </w:r>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E</m:t>
        </m:r>
      </m:oMath>
      <w:r>
        <w:t xml:space="preserve"> was left-truncated at 0)</w:t>
      </w:r>
    </w:p>
    <w:p w14:paraId="50B09B1B"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RE</m:t>
                </m:r>
              </m:e>
              <m:e>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1</m:t>
                    </m:r>
                  </m:e>
                </m:d>
              </m:e>
            </m:mr>
            <m:mr>
              <m:e>
                <m:sSub>
                  <m:sSubPr>
                    <m:ctrlPr>
                      <w:rPr>
                        <w:rFonts w:ascii="Cambria Math" w:hAnsi="Cambria Math"/>
                      </w:rPr>
                    </m:ctrlPr>
                  </m:sSubPr>
                  <m:e>
                    <m:r>
                      <w:rPr>
                        <w:rFonts w:ascii="Cambria Math" w:hAnsi="Cambria Math"/>
                      </w:rPr>
                      <m:t>b</m:t>
                    </m:r>
                  </m:e>
                  <m:sub>
                    <m:r>
                      <w:rPr>
                        <w:rFonts w:ascii="Cambria Math" w:hAnsi="Cambria Math"/>
                      </w:rPr>
                      <m:t>RE</m:t>
                    </m:r>
                  </m:sub>
                </m:sSub>
              </m:e>
              <m:e>
                <m:r>
                  <m:rPr>
                    <m:sty m:val="p"/>
                  </m:rPr>
                  <w:rPr>
                    <w:rFonts w:ascii="Cambria Math" w:hAnsi="Cambria Math"/>
                  </w:rPr>
                  <m:t>∼</m:t>
                </m:r>
                <m:r>
                  <w:rPr>
                    <w:rFonts w:ascii="Cambria Math" w:hAnsi="Cambria Math"/>
                  </w:rPr>
                  <m:t>Dist</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e>
                </m:d>
                <m:r>
                  <w:rPr>
                    <w:rFonts w:ascii="Cambria Math" w:hAnsi="Cambria Math"/>
                  </w:rPr>
                  <m:t> s</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b</m:t>
                    </m:r>
                  </m:e>
                  <m:sub>
                    <m:r>
                      <w:rPr>
                        <w:rFonts w:ascii="Cambria Math" w:hAnsi="Cambria Math"/>
                      </w:rPr>
                      <m:t>RE</m:t>
                    </m:r>
                  </m:sub>
                </m:sSub>
                <m:r>
                  <m:rPr>
                    <m:sty m:val="p"/>
                  </m:rPr>
                  <w:rPr>
                    <w:rFonts w:ascii="Cambria Math" w:hAnsi="Cambria Math"/>
                  </w:rPr>
                  <m:t>&gt;</m:t>
                </m:r>
                <m:r>
                  <w:rPr>
                    <w:rFonts w:ascii="Cambria Math" w:hAnsi="Cambria Math"/>
                  </w:rPr>
                  <m:t>0</m:t>
                </m:r>
              </m:e>
            </m:mr>
          </m:m>
        </m:oMath>
      </m:oMathPara>
    </w:p>
    <w:p w14:paraId="223B29C9" w14:textId="77777777" w:rsidR="00327C67" w:rsidRDefault="00725148">
      <w:pPr>
        <w:pStyle w:val="FirstParagraph"/>
      </w:pPr>
      <w:r>
        <w:t>*</w:t>
      </w:r>
      <w:proofErr w:type="gramStart"/>
      <w:r>
        <w:t>where</w:t>
      </w:r>
      <w:proofErr w:type="gramEnd"/>
      <w:r>
        <w:t xml:space="preserv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is the penalised scale and </w:t>
      </w:r>
      <m:oMath>
        <m:r>
          <w:rPr>
            <w:rFonts w:ascii="Cambria Math" w:hAnsi="Cambria Math"/>
          </w:rPr>
          <m:t>Dist</m:t>
        </m:r>
      </m:oMath>
      <w:r>
        <w:t xml:space="preserve"> one of is </w:t>
      </w:r>
      <m:oMath>
        <m:r>
          <w:rPr>
            <w:rFonts w:ascii="Cambria Math" w:hAnsi="Cambria Math"/>
          </w:rPr>
          <m:t>Normal</m:t>
        </m:r>
      </m:oMath>
      <w:r>
        <w:t xml:space="preserve">, </w:t>
      </w:r>
      <m:oMath>
        <m:r>
          <w:rPr>
            <w:rFonts w:ascii="Cambria Math" w:hAnsi="Cambria Math"/>
          </w:rPr>
          <m:t>DoubleExponential</m:t>
        </m:r>
      </m:oMath>
      <w:r>
        <w:t xml:space="preserve">, or </w:t>
      </w:r>
      <m:oMath>
        <m:r>
          <w:rPr>
            <w:rFonts w:ascii="Cambria Math" w:hAnsi="Cambria Math"/>
          </w:rPr>
          <m:t>Student</m:t>
        </m:r>
        <m:sSub>
          <m:sSubPr>
            <m:ctrlPr>
              <w:rPr>
                <w:rFonts w:ascii="Cambria Math" w:hAnsi="Cambria Math"/>
              </w:rPr>
            </m:ctrlPr>
          </m:sSubPr>
          <m:e>
            <m:r>
              <w:rPr>
                <w:rFonts w:ascii="Cambria Math" w:hAnsi="Cambria Math"/>
              </w:rPr>
              <m:t>T</m:t>
            </m:r>
          </m:e>
          <m:sub>
            <m:r>
              <w:rPr>
                <w:rFonts w:ascii="Cambria Math" w:hAnsi="Cambria Math"/>
              </w:rPr>
              <m:t>4</m:t>
            </m:r>
          </m:sub>
        </m:sSub>
      </m:oMath>
      <w:r>
        <w:t>.</w:t>
      </w:r>
    </w:p>
    <w:p w14:paraId="52BEC8BA" w14:textId="77777777" w:rsidR="00327C67" w:rsidRDefault="00725148">
      <w:pPr>
        <w:pStyle w:val="BodyText"/>
      </w:pPr>
      <w:r>
        <w:lastRenderedPageBreak/>
        <w:t xml:space="preserve">Due to the set-up of model 3 and 4, </w:t>
      </w:r>
      <w:proofErr w:type="spellStart"/>
      <w:r>
        <w:t>penalisation</w:t>
      </w:r>
      <w:proofErr w:type="spellEnd"/>
      <w:r>
        <w:t xml:space="preserve"> on fixed effects was tricky as they were all subsequently multiply by </w:t>
      </w:r>
      <w:proofErr w:type="spellStart"/>
      <w:r>
        <w:rPr>
          <w:i/>
          <w:iCs/>
        </w:rPr>
        <w:t>b_RE</w:t>
      </w:r>
      <w:proofErr w:type="spellEnd"/>
      <w:r>
        <w:t xml:space="preserve">. The prior scales were hence divided by </w:t>
      </w:r>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E</m:t>
        </m:r>
      </m:oMath>
      <w:r>
        <w:t xml:space="preserve"> in model 3, and by the average of the three </w:t>
      </w:r>
      <m:oMath>
        <m:sSub>
          <m:sSubPr>
            <m:ctrlPr>
              <w:rPr>
                <w:rFonts w:ascii="Cambria Math" w:hAnsi="Cambria Math"/>
              </w:rPr>
            </m:ctrlPr>
          </m:sSubPr>
          <m:e>
            <m:r>
              <w:rPr>
                <w:rFonts w:ascii="Cambria Math" w:hAnsi="Cambria Math"/>
              </w:rPr>
              <m:t>b</m:t>
            </m:r>
          </m:e>
          <m:sub>
            <m:r>
              <w:rPr>
                <w:rFonts w:ascii="Cambria Math" w:hAnsi="Cambria Math"/>
              </w:rPr>
              <m:t>R</m:t>
            </m:r>
          </m:sub>
        </m:sSub>
        <m:r>
          <w:rPr>
            <w:rFonts w:ascii="Cambria Math" w:hAnsi="Cambria Math"/>
          </w:rPr>
          <m:t>E</m:t>
        </m:r>
      </m:oMath>
      <w:r>
        <w:t xml:space="preserve"> in model 4.</w:t>
      </w:r>
    </w:p>
    <w:p w14:paraId="7C27770F" w14:textId="77777777" w:rsidR="00327C67" w:rsidRDefault="00571DFC">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i</m:t>
                    </m:r>
                  </m:sub>
                </m:sSub>
                <m:r>
                  <m:rPr>
                    <m:sty m:val="p"/>
                  </m:rPr>
                  <w:rPr>
                    <w:rFonts w:ascii="Cambria Math" w:hAnsi="Cambria Math"/>
                  </w:rPr>
                  <m:t>∼</m:t>
                </m:r>
                <m:r>
                  <w:rPr>
                    <w:rFonts w:ascii="Cambria Math" w:hAnsi="Cambria Math"/>
                  </w:rPr>
                  <m:t>Dist</m:t>
                </m:r>
                <m:d>
                  <m:dPr>
                    <m:ctrlPr>
                      <w:rPr>
                        <w:rFonts w:ascii="Cambria Math" w:hAnsi="Cambria Math"/>
                      </w:rPr>
                    </m:ctrlPr>
                  </m:dPr>
                  <m:e>
                    <m:r>
                      <w:rPr>
                        <w:rFonts w:ascii="Cambria Math" w:hAnsi="Cambria Math"/>
                      </w:rPr>
                      <m:t>0</m:t>
                    </m:r>
                    <m:r>
                      <m:rPr>
                        <m:sty m:val="p"/>
                      </m:rPr>
                      <w:rPr>
                        <w:rFonts w:ascii="Cambria Math" w:hAnsi="Cambria Math"/>
                      </w:rPr>
                      <m:t>,</m:t>
                    </m:r>
                    <m:f>
                      <m:fPr>
                        <m:ctrlPr>
                          <w:rPr>
                            <w:rFonts w:ascii="Cambria Math" w:hAnsi="Cambria Math"/>
                          </w:rPr>
                        </m:ctrlPr>
                      </m:fPr>
                      <m:num>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num>
                      <m:den>
                        <m:sSub>
                          <m:sSubPr>
                            <m:ctrlPr>
                              <w:rPr>
                                <w:rFonts w:ascii="Cambria Math" w:hAnsi="Cambria Math"/>
                              </w:rPr>
                            </m:ctrlPr>
                          </m:sSubPr>
                          <m:e>
                            <m:r>
                              <w:rPr>
                                <w:rFonts w:ascii="Cambria Math" w:hAnsi="Cambria Math"/>
                              </w:rPr>
                              <m:t>b</m:t>
                            </m:r>
                          </m:e>
                          <m:sub>
                            <m:r>
                              <w:rPr>
                                <w:rFonts w:ascii="Cambria Math" w:hAnsi="Cambria Math"/>
                              </w:rPr>
                              <m:t>RE</m:t>
                            </m:r>
                          </m:sub>
                        </m:sSub>
                      </m:den>
                    </m:f>
                  </m:e>
                </m:d>
              </m:e>
            </m:mr>
          </m:m>
        </m:oMath>
      </m:oMathPara>
    </w:p>
    <w:p w14:paraId="110F8572" w14:textId="77777777" w:rsidR="00327C67" w:rsidRDefault="00725148">
      <w:pPr>
        <w:pStyle w:val="FirstParagraph"/>
      </w:pPr>
      <w:r>
        <w:rPr>
          <w:i/>
          <w:iCs/>
        </w:rPr>
        <w:t xml:space="preserve">in which </w:t>
      </w:r>
      <m:oMath>
        <m:r>
          <w:rPr>
            <w:rFonts w:ascii="Cambria Math" w:hAnsi="Cambria Math"/>
          </w:rPr>
          <m:t>B</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L</m:t>
                </m:r>
              </m:sub>
            </m:sSub>
          </m:e>
        </m:d>
      </m:oMath>
      <w:r>
        <w:rPr>
          <w:i/>
          <w:iCs/>
        </w:rPr>
        <w:t xml:space="preserve"> where L is the number of features contributed to the bacillary burden model.</w:t>
      </w:r>
    </w:p>
    <w:p w14:paraId="1B7F17CB" w14:textId="77777777" w:rsidR="00327C67" w:rsidRDefault="00725148">
      <w:pPr>
        <w:pStyle w:val="BodyText"/>
      </w:pPr>
      <w:r>
        <w:t xml:space="preserve">We used separated penalty term (represented by separated </w:t>
      </w:r>
      <w:proofErr w:type="spellStart"/>
      <w:r>
        <w:t>penalised</w:t>
      </w:r>
      <w:proofErr w:type="spellEnd"/>
      <w:r>
        <w:t xml:space="preserve"> scale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1</m:t>
            </m:r>
          </m:sub>
        </m:sSub>
      </m:oMath>
      <w:r>
        <w:t xml:space="preserve"> and </w:t>
      </w:r>
      <m:oMath>
        <m:r>
          <w:rPr>
            <w:rFonts w:ascii="Cambria Math" w:hAnsi="Cambria Math"/>
          </w:rPr>
          <m:t>s</m:t>
        </m:r>
        <m:sSub>
          <m:sSubPr>
            <m:ctrlPr>
              <w:rPr>
                <w:rFonts w:ascii="Cambria Math" w:hAnsi="Cambria Math"/>
              </w:rPr>
            </m:ctrlPr>
          </m:sSubPr>
          <m:e>
            <m:r>
              <w:rPr>
                <w:rFonts w:ascii="Cambria Math" w:hAnsi="Cambria Math"/>
              </w:rPr>
              <m:t>d</m:t>
            </m:r>
          </m:e>
          <m:sub>
            <m:r>
              <w:rPr>
                <w:rFonts w:ascii="Cambria Math" w:hAnsi="Cambria Math"/>
              </w:rPr>
              <m:t>2</m:t>
            </m:r>
          </m:sub>
        </m:sSub>
      </m:oMath>
      <w:r>
        <w:t xml:space="preserve">) for the prevalence model and bacillary burden model. </w:t>
      </w:r>
      <m:oMath>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2.5</m:t>
            </m:r>
          </m:e>
        </m:d>
      </m:oMath>
      <w:r>
        <w:t xml:space="preserve"> was used as the prior for both, however.</w:t>
      </w:r>
    </w:p>
    <w:p w14:paraId="75C0951E" w14:textId="77777777" w:rsidR="00327C67" w:rsidRDefault="00725148">
      <w:pPr>
        <w:pStyle w:val="BodyText"/>
      </w:pPr>
      <m:oMathPara>
        <m:oMathParaPr>
          <m:jc m:val="center"/>
        </m:oMathParaPr>
        <m:oMath>
          <m:r>
            <w:rPr>
              <w:rFonts w:ascii="Cambria Math" w:hAnsi="Cambria Math"/>
            </w:rPr>
            <m:t>s</m:t>
          </m:r>
          <m:sSub>
            <m:sSubPr>
              <m:ctrlPr>
                <w:rPr>
                  <w:rFonts w:ascii="Cambria Math" w:hAnsi="Cambria Math"/>
                </w:rPr>
              </m:ctrlPr>
            </m:sSubPr>
            <m:e>
              <m:r>
                <w:rPr>
                  <w:rFonts w:ascii="Cambria Math" w:hAnsi="Cambria Math"/>
                </w:rPr>
                <m:t>d</m:t>
              </m:r>
            </m:e>
            <m:sub>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e>
              </m:d>
            </m:sub>
          </m:sSub>
          <m:r>
            <m:rPr>
              <m:sty m:val="p"/>
            </m:rPr>
            <w:rPr>
              <w:rFonts w:ascii="Cambria Math" w:hAnsi="Cambria Math"/>
            </w:rPr>
            <m:t>∼</m:t>
          </m:r>
          <m:r>
            <w:rPr>
              <w:rFonts w:ascii="Cambria Math" w:hAnsi="Cambria Math"/>
            </w:rPr>
            <m:t>Normal</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2.5</m:t>
              </m:r>
            </m:e>
          </m:d>
        </m:oMath>
      </m:oMathPara>
    </w:p>
    <w:p w14:paraId="78259FF3" w14:textId="77777777" w:rsidR="00327C67" w:rsidRDefault="00725148">
      <w:pPr>
        <w:pStyle w:val="Heading1"/>
      </w:pPr>
      <w:bookmarkStart w:id="193" w:name="appendix-simulation-study"/>
      <w:bookmarkEnd w:id="191"/>
      <w:bookmarkEnd w:id="192"/>
      <w:r>
        <w:t>Simulation study</w:t>
      </w:r>
    </w:p>
    <w:p w14:paraId="56761773" w14:textId="77777777" w:rsidR="00327C67" w:rsidRDefault="00725148">
      <w:pPr>
        <w:pStyle w:val="FirstParagraph"/>
      </w:pPr>
      <w:r>
        <w:t xml:space="preserve">The purpose of this study is to estimate the </w:t>
      </w:r>
      <w:proofErr w:type="spellStart"/>
      <w:r>
        <w:t>perfomance</w:t>
      </w:r>
      <w:proofErr w:type="spellEnd"/>
      <w:r>
        <w:t xml:space="preserve"> an LCA model in the scenario where manifest variables were partially missing.</w:t>
      </w:r>
    </w:p>
    <w:p w14:paraId="0B6E7F75" w14:textId="77777777" w:rsidR="00327C67" w:rsidRDefault="00725148">
      <w:pPr>
        <w:pStyle w:val="BodyText"/>
      </w:pPr>
      <w:r>
        <w:t xml:space="preserve">In this study, we created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oMath>
      <w:r>
        <w:t xml:space="preserve"> as three covariates for latent class </w:t>
      </w:r>
      <m:oMath>
        <m:r>
          <w:rPr>
            <w:rFonts w:ascii="Cambria Math" w:hAnsi="Cambria Math"/>
          </w:rPr>
          <m:t>C</m:t>
        </m:r>
      </m:oMath>
      <w:r>
        <w:t xml:space="preserve">. For simplicity,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were three manifest va</w:t>
      </w:r>
      <w:proofErr w:type="spellStart"/>
      <w:r>
        <w:t>riables</w:t>
      </w:r>
      <w:proofErr w:type="spellEnd"/>
      <w:r>
        <w:t xml:space="preserve"> whose data generation processes are locally independent </w:t>
      </w:r>
      <w:proofErr w:type="spellStart"/>
      <w:r>
        <w:t>w.r.t.</w:t>
      </w:r>
      <w:proofErr w:type="spellEnd"/>
      <w:r>
        <w:t xml:space="preserve"> </w:t>
      </w:r>
      <m:oMath>
        <m:r>
          <w:rPr>
            <w:rFonts w:ascii="Cambria Math" w:hAnsi="Cambria Math"/>
          </w:rPr>
          <m:t>C</m:t>
        </m:r>
      </m:oMath>
      <w:r>
        <w:t xml:space="preserve">. </w:t>
      </w:r>
      <m:oMath>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w:t>
      </w:r>
      <w:proofErr w:type="gramStart"/>
      <w:r>
        <w:t>however</w:t>
      </w:r>
      <w:proofErr w:type="gramEnd"/>
      <w:r>
        <w:t xml:space="preserve"> were not completely observed; its observation rate (represented by the binary variable obs_rate) are different for </w:t>
      </w:r>
      <m:oMath>
        <m:r>
          <w:rPr>
            <w:rFonts w:ascii="Cambria Math" w:hAnsi="Cambria Math"/>
          </w:rPr>
          <m:t>C</m:t>
        </m:r>
        <m:r>
          <m:rPr>
            <m:sty m:val="p"/>
          </m:rPr>
          <w:rPr>
            <w:rFonts w:ascii="Cambria Math" w:hAnsi="Cambria Math"/>
          </w:rPr>
          <m:t>=</m:t>
        </m:r>
        <m:r>
          <w:rPr>
            <w:rFonts w:ascii="Cambria Math" w:hAnsi="Cambria Math"/>
          </w:rPr>
          <m:t>0</m:t>
        </m:r>
      </m:oMath>
      <w:r>
        <w:t xml:space="preserve"> and </w:t>
      </w:r>
      <m:oMath>
        <m:r>
          <w:rPr>
            <w:rFonts w:ascii="Cambria Math" w:hAnsi="Cambria Math"/>
          </w:rPr>
          <m:t>C</m:t>
        </m:r>
        <m:r>
          <m:rPr>
            <m:sty m:val="p"/>
          </m:rPr>
          <w:rPr>
            <w:rFonts w:ascii="Cambria Math" w:hAnsi="Cambria Math"/>
          </w:rPr>
          <m:t>=</m:t>
        </m:r>
        <m:r>
          <w:rPr>
            <w:rFonts w:ascii="Cambria Math" w:hAnsi="Cambria Math"/>
          </w:rPr>
          <m:t>1</m:t>
        </m:r>
      </m:oMath>
      <w:r>
        <w:t>.</w:t>
      </w:r>
    </w:p>
    <w:p w14:paraId="291C5577" w14:textId="77777777" w:rsidR="00327C67" w:rsidRDefault="00725148">
      <w:pPr>
        <w:pStyle w:val="BodyText"/>
      </w:pPr>
      <w:r>
        <w:t xml:space="preserve">The data generation process was done in </w:t>
      </w:r>
      <w:r>
        <w:rPr>
          <w:b/>
          <w:bCs/>
        </w:rPr>
        <w:t>R</w:t>
      </w:r>
      <w:r>
        <w:t xml:space="preserve"> version 4.1 (R Core Team 2021) as below:</w:t>
      </w:r>
    </w:p>
    <w:p w14:paraId="3F078548" w14:textId="77777777" w:rsidR="00327C67" w:rsidRDefault="00725148">
      <w:pPr>
        <w:pStyle w:val="SourceCode"/>
      </w:pPr>
      <w:r>
        <w:rPr>
          <w:rStyle w:val="CommentTok"/>
        </w:rPr>
        <w:t xml:space="preserve"># </w:t>
      </w:r>
      <w:proofErr w:type="spellStart"/>
      <w:r>
        <w:rPr>
          <w:rStyle w:val="CommentTok"/>
        </w:rPr>
        <w:t>Misc</w:t>
      </w:r>
      <w:proofErr w:type="spellEnd"/>
      <w:r>
        <w:rPr>
          <w:rStyle w:val="CommentTok"/>
        </w:rPr>
        <w:t xml:space="preserve"> function</w:t>
      </w:r>
      <w:r>
        <w:br/>
      </w:r>
      <w:proofErr w:type="spellStart"/>
      <w:r>
        <w:rPr>
          <w:rStyle w:val="NormalTok"/>
        </w:rPr>
        <w:t>generate_Y</w:t>
      </w:r>
      <w:proofErr w:type="spellEnd"/>
      <w:r>
        <w:rPr>
          <w:rStyle w:val="NormalTok"/>
        </w:rPr>
        <w:t xml:space="preserve"> </w:t>
      </w:r>
      <w:r>
        <w:rPr>
          <w:rStyle w:val="OtherTok"/>
        </w:rPr>
        <w:t>=</w:t>
      </w:r>
      <w:r>
        <w:rPr>
          <w:rStyle w:val="NormalTok"/>
        </w:rPr>
        <w:t xml:space="preserve"> \(C, probs){</w:t>
      </w:r>
      <w:r>
        <w:br/>
      </w:r>
      <w:r>
        <w:rPr>
          <w:rStyle w:val="NormalTok"/>
        </w:rPr>
        <w:t xml:space="preserve">  Cs </w:t>
      </w:r>
      <w:r>
        <w:rPr>
          <w:rStyle w:val="OtherTok"/>
        </w:rPr>
        <w:t>=</w:t>
      </w:r>
      <w:r>
        <w:rPr>
          <w:rStyle w:val="NormalTok"/>
        </w:rPr>
        <w:t xml:space="preserve"> </w:t>
      </w:r>
      <w:r>
        <w:rPr>
          <w:rStyle w:val="FunctionTok"/>
        </w:rPr>
        <w:t>sort</w:t>
      </w:r>
      <w:r>
        <w:rPr>
          <w:rStyle w:val="NormalTok"/>
        </w:rPr>
        <w:t>(</w:t>
      </w:r>
      <w:r>
        <w:rPr>
          <w:rStyle w:val="FunctionTok"/>
        </w:rPr>
        <w:t>unique</w:t>
      </w:r>
      <w:r>
        <w:rPr>
          <w:rStyle w:val="NormalTok"/>
        </w:rPr>
        <w:t>(C))</w:t>
      </w:r>
      <w:r>
        <w:br/>
      </w:r>
      <w:r>
        <w:rPr>
          <w:rStyle w:val="NormalTok"/>
        </w:rPr>
        <w:t xml:space="preserve">  </w:t>
      </w:r>
      <w:proofErr w:type="spellStart"/>
      <w:r>
        <w:rPr>
          <w:rStyle w:val="FunctionTok"/>
        </w:rPr>
        <w:t>sapply</w:t>
      </w:r>
      <w:proofErr w:type="spellEnd"/>
      <w:r>
        <w:rPr>
          <w:rStyle w:val="NormalTok"/>
        </w:rPr>
        <w:t xml:space="preserve">(C, \(c) </w:t>
      </w:r>
      <w:proofErr w:type="spellStart"/>
      <w:r>
        <w:rPr>
          <w:rStyle w:val="FunctionTok"/>
        </w:rPr>
        <w:t>rbinom</w:t>
      </w:r>
      <w:proofErr w:type="spellEnd"/>
      <w:r>
        <w:rPr>
          <w:rStyle w:val="NormalTok"/>
        </w:rPr>
        <w:t>(</w:t>
      </w:r>
      <w:r>
        <w:rPr>
          <w:rStyle w:val="DecValTok"/>
        </w:rPr>
        <w:t>1</w:t>
      </w:r>
      <w:r>
        <w:rPr>
          <w:rStyle w:val="NormalTok"/>
        </w:rPr>
        <w:t>,</w:t>
      </w:r>
      <w:r>
        <w:rPr>
          <w:rStyle w:val="DecValTok"/>
        </w:rPr>
        <w:t>1</w:t>
      </w:r>
      <w:r>
        <w:rPr>
          <w:rStyle w:val="NormalTok"/>
        </w:rPr>
        <w:t>, probs[Cs</w:t>
      </w:r>
      <w:r>
        <w:rPr>
          <w:rStyle w:val="SpecialCharTok"/>
        </w:rPr>
        <w:t>==</w:t>
      </w:r>
      <w:r>
        <w:rPr>
          <w:rStyle w:val="NormalTok"/>
        </w:rPr>
        <w:t>c]))</w:t>
      </w:r>
      <w:r>
        <w:br/>
      </w:r>
      <w:r>
        <w:rPr>
          <w:rStyle w:val="NormalTok"/>
        </w:rPr>
        <w:t>}</w:t>
      </w:r>
      <w:r>
        <w:br/>
      </w:r>
      <w:r>
        <w:br/>
      </w:r>
      <w:r>
        <w:rPr>
          <w:rStyle w:val="CommentTok"/>
        </w:rPr>
        <w:t># Sample size</w:t>
      </w:r>
      <w:r>
        <w:br/>
      </w:r>
      <w:r>
        <w:rPr>
          <w:rStyle w:val="NormalTok"/>
        </w:rPr>
        <w:t xml:space="preserve">N        </w:t>
      </w:r>
      <w:r>
        <w:rPr>
          <w:rStyle w:val="OtherTok"/>
        </w:rPr>
        <w:t>=</w:t>
      </w:r>
      <w:r>
        <w:rPr>
          <w:rStyle w:val="NormalTok"/>
        </w:rPr>
        <w:t xml:space="preserve"> </w:t>
      </w:r>
      <w:r>
        <w:rPr>
          <w:rStyle w:val="DecValTok"/>
        </w:rPr>
        <w:t>1000</w:t>
      </w:r>
      <w:r>
        <w:rPr>
          <w:rStyle w:val="NormalTok"/>
        </w:rPr>
        <w:t xml:space="preserve"> </w:t>
      </w:r>
      <w:r>
        <w:br/>
      </w:r>
      <w:r>
        <w:br/>
      </w:r>
      <w:r>
        <w:rPr>
          <w:rStyle w:val="CommentTok"/>
        </w:rPr>
        <w:t># Create data with 3 predictors, X, X2, and X3</w:t>
      </w:r>
      <w:r>
        <w:br/>
      </w:r>
      <w:r>
        <w:rPr>
          <w:rStyle w:val="NormalTok"/>
        </w:rPr>
        <w:t xml:space="preserve">X        </w:t>
      </w:r>
      <w:r>
        <w:rPr>
          <w:rStyle w:val="OtherTok"/>
        </w:rPr>
        <w:t>=</w:t>
      </w:r>
      <w:r>
        <w:rPr>
          <w:rStyle w:val="NormalTok"/>
        </w:rPr>
        <w:t xml:space="preserve">  </w:t>
      </w:r>
      <w:proofErr w:type="spellStart"/>
      <w:r>
        <w:rPr>
          <w:rStyle w:val="FunctionTok"/>
        </w:rPr>
        <w:t>rnorm</w:t>
      </w:r>
      <w:proofErr w:type="spellEnd"/>
      <w:r>
        <w:rPr>
          <w:rStyle w:val="NormalTok"/>
        </w:rPr>
        <w:t xml:space="preserve">(N, </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X2       </w:t>
      </w:r>
      <w:r>
        <w:rPr>
          <w:rStyle w:val="OtherTok"/>
        </w:rPr>
        <w:t>=</w:t>
      </w:r>
      <w:r>
        <w:rPr>
          <w:rStyle w:val="NormalTok"/>
        </w:rPr>
        <w:t xml:space="preserve">  </w:t>
      </w:r>
      <w:proofErr w:type="spellStart"/>
      <w:r>
        <w:rPr>
          <w:rStyle w:val="FunctionTok"/>
        </w:rPr>
        <w:t>rnorm</w:t>
      </w:r>
      <w:proofErr w:type="spellEnd"/>
      <w:r>
        <w:rPr>
          <w:rStyle w:val="NormalTok"/>
        </w:rPr>
        <w:t xml:space="preserve">(N, </w:t>
      </w:r>
      <w:r>
        <w:rPr>
          <w:rStyle w:val="DecValTok"/>
        </w:rPr>
        <w:t>0</w:t>
      </w:r>
      <w:r>
        <w:rPr>
          <w:rStyle w:val="NormalTok"/>
        </w:rPr>
        <w:t xml:space="preserve">, </w:t>
      </w:r>
      <w:r>
        <w:rPr>
          <w:rStyle w:val="DecValTok"/>
        </w:rPr>
        <w:t>1</w:t>
      </w:r>
      <w:r>
        <w:rPr>
          <w:rStyle w:val="NormalTok"/>
        </w:rPr>
        <w:t xml:space="preserve"> )</w:t>
      </w:r>
      <w:r>
        <w:br/>
      </w:r>
      <w:r>
        <w:rPr>
          <w:rStyle w:val="NormalTok"/>
        </w:rPr>
        <w:t xml:space="preserve">X3       </w:t>
      </w:r>
      <w:r>
        <w:rPr>
          <w:rStyle w:val="OtherTok"/>
        </w:rPr>
        <w:t>=</w:t>
      </w:r>
      <w:r>
        <w:rPr>
          <w:rStyle w:val="NormalTok"/>
        </w:rPr>
        <w:t xml:space="preserve"> </w:t>
      </w:r>
      <w:proofErr w:type="spellStart"/>
      <w:r>
        <w:rPr>
          <w:rStyle w:val="FunctionTok"/>
        </w:rPr>
        <w:t>rbinom</w:t>
      </w:r>
      <w:proofErr w:type="spellEnd"/>
      <w:r>
        <w:rPr>
          <w:rStyle w:val="NormalTok"/>
        </w:rPr>
        <w:t xml:space="preserve">(N, </w:t>
      </w:r>
      <w:r>
        <w:rPr>
          <w:rStyle w:val="DecValTok"/>
        </w:rPr>
        <w:t>1</w:t>
      </w:r>
      <w:r>
        <w:rPr>
          <w:rStyle w:val="NormalTok"/>
        </w:rPr>
        <w:t>, .</w:t>
      </w:r>
      <w:r>
        <w:rPr>
          <w:rStyle w:val="DecValTok"/>
        </w:rPr>
        <w:t>3</w:t>
      </w:r>
      <w:r>
        <w:rPr>
          <w:rStyle w:val="NormalTok"/>
        </w:rPr>
        <w:t>)</w:t>
      </w:r>
      <w:r>
        <w:br/>
      </w:r>
      <w:r>
        <w:br/>
      </w:r>
      <w:r>
        <w:rPr>
          <w:rStyle w:val="CommentTok"/>
        </w:rPr>
        <w:t># Create latent class</w:t>
      </w:r>
      <w:r>
        <w:br/>
      </w:r>
      <w:r>
        <w:rPr>
          <w:rStyle w:val="NormalTok"/>
        </w:rPr>
        <w:t xml:space="preserve">probs    </w:t>
      </w:r>
      <w:r>
        <w:rPr>
          <w:rStyle w:val="OtherTok"/>
        </w:rPr>
        <w:t>=</w:t>
      </w:r>
      <w:r>
        <w:rPr>
          <w:rStyle w:val="NormalTok"/>
        </w:rPr>
        <w:t xml:space="preserve"> </w:t>
      </w:r>
      <w:proofErr w:type="spellStart"/>
      <w:r>
        <w:rPr>
          <w:rStyle w:val="FunctionTok"/>
        </w:rPr>
        <w:t>plogis</w:t>
      </w:r>
      <w:proofErr w:type="spellEnd"/>
      <w:r>
        <w:rPr>
          <w:rStyle w:val="NormalTok"/>
        </w:rPr>
        <w:t>(</w:t>
      </w:r>
      <w:r>
        <w:rPr>
          <w:rStyle w:val="DecValTok"/>
        </w:rPr>
        <w:t>3</w:t>
      </w:r>
      <w:r>
        <w:rPr>
          <w:rStyle w:val="SpecialCharTok"/>
        </w:rPr>
        <w:t>*</w:t>
      </w:r>
      <w:r>
        <w:rPr>
          <w:rStyle w:val="NormalTok"/>
        </w:rPr>
        <w:t>X</w:t>
      </w:r>
      <w:r>
        <w:rPr>
          <w:rStyle w:val="SpecialCharTok"/>
        </w:rPr>
        <w:t>+</w:t>
      </w:r>
      <w:r>
        <w:rPr>
          <w:rStyle w:val="NormalTok"/>
        </w:rPr>
        <w:t>X2</w:t>
      </w:r>
      <w:r>
        <w:rPr>
          <w:rStyle w:val="SpecialCharTok"/>
        </w:rPr>
        <w:t>+</w:t>
      </w:r>
      <w:r>
        <w:rPr>
          <w:rStyle w:val="DecValTok"/>
        </w:rPr>
        <w:t>5</w:t>
      </w:r>
      <w:r>
        <w:rPr>
          <w:rStyle w:val="SpecialCharTok"/>
        </w:rPr>
        <w:t>*</w:t>
      </w:r>
      <w:r>
        <w:rPr>
          <w:rStyle w:val="NormalTok"/>
        </w:rPr>
        <w:t>X3</w:t>
      </w:r>
      <w:r>
        <w:rPr>
          <w:rStyle w:val="DecValTok"/>
        </w:rPr>
        <w:t>-1</w:t>
      </w:r>
      <w:r>
        <w:rPr>
          <w:rStyle w:val="NormalTok"/>
        </w:rPr>
        <w:t>)</w:t>
      </w:r>
      <w:r>
        <w:br/>
      </w:r>
      <w:r>
        <w:rPr>
          <w:rStyle w:val="NormalTok"/>
        </w:rPr>
        <w:t xml:space="preserve">C        </w:t>
      </w:r>
      <w:r>
        <w:rPr>
          <w:rStyle w:val="OtherTok"/>
        </w:rPr>
        <w:t>=</w:t>
      </w:r>
      <w:r>
        <w:rPr>
          <w:rStyle w:val="NormalTok"/>
        </w:rPr>
        <w:t xml:space="preserve"> </w:t>
      </w:r>
      <w:proofErr w:type="spellStart"/>
      <w:r>
        <w:rPr>
          <w:rStyle w:val="FunctionTok"/>
        </w:rPr>
        <w:t>sapply</w:t>
      </w:r>
      <w:proofErr w:type="spellEnd"/>
      <w:r>
        <w:rPr>
          <w:rStyle w:val="NormalTok"/>
        </w:rPr>
        <w:t xml:space="preserve">(probs, \(p) </w:t>
      </w:r>
      <w:proofErr w:type="spellStart"/>
      <w:r>
        <w:rPr>
          <w:rStyle w:val="FunctionTok"/>
        </w:rPr>
        <w:t>rbinom</w:t>
      </w:r>
      <w:proofErr w:type="spellEnd"/>
      <w:r>
        <w:rPr>
          <w:rStyle w:val="NormalTok"/>
        </w:rPr>
        <w:t>(</w:t>
      </w:r>
      <w:r>
        <w:rPr>
          <w:rStyle w:val="DecValTok"/>
        </w:rPr>
        <w:t>1</w:t>
      </w:r>
      <w:r>
        <w:rPr>
          <w:rStyle w:val="NormalTok"/>
        </w:rPr>
        <w:t>,</w:t>
      </w:r>
      <w:r>
        <w:rPr>
          <w:rStyle w:val="DecValTok"/>
        </w:rPr>
        <w:t>1</w:t>
      </w:r>
      <w:r>
        <w:rPr>
          <w:rStyle w:val="NormalTok"/>
        </w:rPr>
        <w:t>,p))</w:t>
      </w:r>
      <w:r>
        <w:br/>
      </w:r>
      <w:r>
        <w:br/>
      </w:r>
      <w:r>
        <w:rPr>
          <w:rStyle w:val="CommentTok"/>
        </w:rPr>
        <w:t># Manifest variables</w:t>
      </w:r>
      <w:r>
        <w:br/>
      </w:r>
      <w:r>
        <w:rPr>
          <w:rStyle w:val="NormalTok"/>
        </w:rPr>
        <w:t xml:space="preserve">Y1       </w:t>
      </w:r>
      <w:r>
        <w:rPr>
          <w:rStyle w:val="OtherTok"/>
        </w:rPr>
        <w:t>=</w:t>
      </w:r>
      <w:r>
        <w:rPr>
          <w:rStyle w:val="NormalTok"/>
        </w:rPr>
        <w:t xml:space="preserve"> </w:t>
      </w:r>
      <w:proofErr w:type="spellStart"/>
      <w:r>
        <w:rPr>
          <w:rStyle w:val="FunctionTok"/>
        </w:rPr>
        <w:t>generate_Y</w:t>
      </w:r>
      <w:proofErr w:type="spellEnd"/>
      <w:r>
        <w:rPr>
          <w:rStyle w:val="NormalTok"/>
        </w:rPr>
        <w:t xml:space="preserve">(C, </w:t>
      </w:r>
      <w:r>
        <w:rPr>
          <w:rStyle w:val="FunctionTok"/>
        </w:rPr>
        <w:t>c</w:t>
      </w:r>
      <w:r>
        <w:rPr>
          <w:rStyle w:val="NormalTok"/>
        </w:rPr>
        <w:t>(.</w:t>
      </w:r>
      <w:r>
        <w:rPr>
          <w:rStyle w:val="DecValTok"/>
        </w:rPr>
        <w:t>1</w:t>
      </w:r>
      <w:r>
        <w:rPr>
          <w:rStyle w:val="NormalTok"/>
        </w:rPr>
        <w:t xml:space="preserve"> ,.</w:t>
      </w:r>
      <w:r>
        <w:rPr>
          <w:rStyle w:val="DecValTok"/>
        </w:rPr>
        <w:t>3</w:t>
      </w:r>
      <w:r>
        <w:rPr>
          <w:rStyle w:val="NormalTok"/>
        </w:rPr>
        <w:t>))</w:t>
      </w:r>
      <w:r>
        <w:br/>
      </w:r>
      <w:r>
        <w:rPr>
          <w:rStyle w:val="NormalTok"/>
        </w:rPr>
        <w:t xml:space="preserve">Y2       </w:t>
      </w:r>
      <w:r>
        <w:rPr>
          <w:rStyle w:val="OtherTok"/>
        </w:rPr>
        <w:t>=</w:t>
      </w:r>
      <w:r>
        <w:rPr>
          <w:rStyle w:val="NormalTok"/>
        </w:rPr>
        <w:t xml:space="preserve"> </w:t>
      </w:r>
      <w:proofErr w:type="spellStart"/>
      <w:r>
        <w:rPr>
          <w:rStyle w:val="FunctionTok"/>
        </w:rPr>
        <w:t>generate_Y</w:t>
      </w:r>
      <w:proofErr w:type="spellEnd"/>
      <w:r>
        <w:rPr>
          <w:rStyle w:val="NormalTok"/>
        </w:rPr>
        <w:t xml:space="preserve">(C, </w:t>
      </w:r>
      <w:r>
        <w:rPr>
          <w:rStyle w:val="FunctionTok"/>
        </w:rPr>
        <w:t>c</w:t>
      </w:r>
      <w:r>
        <w:rPr>
          <w:rStyle w:val="NormalTok"/>
        </w:rPr>
        <w:t>(.</w:t>
      </w:r>
      <w:r>
        <w:rPr>
          <w:rStyle w:val="DecValTok"/>
        </w:rPr>
        <w:t>01</w:t>
      </w:r>
      <w:r>
        <w:rPr>
          <w:rStyle w:val="NormalTok"/>
        </w:rPr>
        <w:t>,.</w:t>
      </w:r>
      <w:r>
        <w:rPr>
          <w:rStyle w:val="DecValTok"/>
        </w:rPr>
        <w:t>5</w:t>
      </w:r>
      <w:r>
        <w:rPr>
          <w:rStyle w:val="NormalTok"/>
        </w:rPr>
        <w:t>))</w:t>
      </w:r>
      <w:r>
        <w:br/>
      </w:r>
      <w:r>
        <w:rPr>
          <w:rStyle w:val="NormalTok"/>
        </w:rPr>
        <w:t xml:space="preserve">Y3       </w:t>
      </w:r>
      <w:r>
        <w:rPr>
          <w:rStyle w:val="OtherTok"/>
        </w:rPr>
        <w:t>=</w:t>
      </w:r>
      <w:r>
        <w:rPr>
          <w:rStyle w:val="NormalTok"/>
        </w:rPr>
        <w:t xml:space="preserve"> </w:t>
      </w:r>
      <w:proofErr w:type="spellStart"/>
      <w:r>
        <w:rPr>
          <w:rStyle w:val="FunctionTok"/>
        </w:rPr>
        <w:t>generate_Y</w:t>
      </w:r>
      <w:proofErr w:type="spellEnd"/>
      <w:r>
        <w:rPr>
          <w:rStyle w:val="NormalTok"/>
        </w:rPr>
        <w:t xml:space="preserve">(C, </w:t>
      </w:r>
      <w:r>
        <w:rPr>
          <w:rStyle w:val="FunctionTok"/>
        </w:rPr>
        <w:t>c</w:t>
      </w:r>
      <w:r>
        <w:rPr>
          <w:rStyle w:val="NormalTok"/>
        </w:rPr>
        <w:t>(.</w:t>
      </w:r>
      <w:r>
        <w:rPr>
          <w:rStyle w:val="DecValTok"/>
        </w:rPr>
        <w:t>05</w:t>
      </w:r>
      <w:r>
        <w:rPr>
          <w:rStyle w:val="NormalTok"/>
        </w:rPr>
        <w:t>,.</w:t>
      </w:r>
      <w:r>
        <w:rPr>
          <w:rStyle w:val="DecValTok"/>
        </w:rPr>
        <w:t>8</w:t>
      </w:r>
      <w:r>
        <w:rPr>
          <w:rStyle w:val="NormalTok"/>
        </w:rPr>
        <w:t>))</w:t>
      </w:r>
      <w:r>
        <w:br/>
      </w:r>
      <w:r>
        <w:lastRenderedPageBreak/>
        <w:br/>
      </w:r>
      <w:r>
        <w:rPr>
          <w:rStyle w:val="CommentTok"/>
        </w:rPr>
        <w:t># Simulate class-aware missing data for Y3. If obs3==1, Y3 is observed</w:t>
      </w:r>
      <w:r>
        <w:br/>
      </w:r>
      <w:proofErr w:type="spellStart"/>
      <w:r>
        <w:rPr>
          <w:rStyle w:val="NormalTok"/>
        </w:rPr>
        <w:t>obs_rate</w:t>
      </w:r>
      <w:proofErr w:type="spellEnd"/>
      <w:r>
        <w:rPr>
          <w:rStyle w:val="NormalTok"/>
        </w:rPr>
        <w:t xml:space="preserve"> </w:t>
      </w:r>
      <w:r>
        <w:rPr>
          <w:rStyle w:val="OtherTok"/>
        </w:rPr>
        <w:t>=</w:t>
      </w:r>
      <w:r>
        <w:rPr>
          <w:rStyle w:val="NormalTok"/>
        </w:rPr>
        <w:t xml:space="preserve"> </w:t>
      </w:r>
      <w:proofErr w:type="gramStart"/>
      <w:r>
        <w:rPr>
          <w:rStyle w:val="FunctionTok"/>
        </w:rPr>
        <w:t>c</w:t>
      </w:r>
      <w:r>
        <w:rPr>
          <w:rStyle w:val="NormalTok"/>
        </w:rPr>
        <w:t>(</w:t>
      </w:r>
      <w:proofErr w:type="gramEnd"/>
      <w:r>
        <w:rPr>
          <w:rStyle w:val="NormalTok"/>
        </w:rPr>
        <w:t>.</w:t>
      </w:r>
      <w:r>
        <w:rPr>
          <w:rStyle w:val="DecValTok"/>
        </w:rPr>
        <w:t>1</w:t>
      </w:r>
      <w:r>
        <w:rPr>
          <w:rStyle w:val="NormalTok"/>
        </w:rPr>
        <w:t>, .</w:t>
      </w:r>
      <w:r>
        <w:rPr>
          <w:rStyle w:val="DecValTok"/>
        </w:rPr>
        <w:t>95</w:t>
      </w:r>
      <w:r>
        <w:rPr>
          <w:rStyle w:val="NormalTok"/>
        </w:rPr>
        <w:t>)</w:t>
      </w:r>
      <w:r>
        <w:br/>
      </w:r>
      <w:r>
        <w:rPr>
          <w:rStyle w:val="NormalTok"/>
        </w:rPr>
        <w:t xml:space="preserve">obs3     </w:t>
      </w:r>
      <w:r>
        <w:rPr>
          <w:rStyle w:val="OtherTok"/>
        </w:rPr>
        <w:t>=</w:t>
      </w:r>
      <w:r>
        <w:rPr>
          <w:rStyle w:val="NormalTok"/>
        </w:rPr>
        <w:t xml:space="preserve"> </w:t>
      </w:r>
      <w:proofErr w:type="spellStart"/>
      <w:r>
        <w:rPr>
          <w:rStyle w:val="FunctionTok"/>
        </w:rPr>
        <w:t>generate_Y</w:t>
      </w:r>
      <w:proofErr w:type="spellEnd"/>
      <w:r>
        <w:rPr>
          <w:rStyle w:val="NormalTok"/>
        </w:rPr>
        <w:t xml:space="preserve">(C, </w:t>
      </w:r>
      <w:proofErr w:type="spellStart"/>
      <w:r>
        <w:rPr>
          <w:rStyle w:val="NormalTok"/>
        </w:rPr>
        <w:t>obs_rate</w:t>
      </w:r>
      <w:proofErr w:type="spellEnd"/>
      <w:r>
        <w:rPr>
          <w:rStyle w:val="NormalTok"/>
        </w:rPr>
        <w:t>)</w:t>
      </w:r>
    </w:p>
    <w:p w14:paraId="1E90E6D6" w14:textId="77777777" w:rsidR="00327C67" w:rsidRDefault="00725148">
      <w:pPr>
        <w:pStyle w:val="FirstParagraph"/>
      </w:pPr>
      <w:r>
        <w:t>The likelihood function of the model shall be</w:t>
      </w:r>
    </w:p>
    <w:p w14:paraId="37F464C1" w14:textId="77777777" w:rsidR="00327C67" w:rsidRDefault="00725148">
      <w:pPr>
        <w:pStyle w:val="BodyText"/>
      </w:pPr>
      <m:oMathPara>
        <m:oMathParaPr>
          <m:jc m:val="center"/>
        </m:oMathParaP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m:t>
              </m:r>
              <m:r>
                <w:rPr>
                  <w:rFonts w:ascii="Cambria Math" w:hAnsi="Cambria Math"/>
                </w:rPr>
                <m:t>1</m:t>
              </m:r>
            </m:sub>
            <m:sup>
              <m:r>
                <w:rPr>
                  <w:rFonts w:ascii="Cambria Math" w:hAnsi="Cambria Math"/>
                </w:rPr>
                <m:t>N</m:t>
              </m:r>
            </m:sup>
            <m:e>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r>
                    <m:rPr>
                      <m:sty m:val="p"/>
                    </m:rPr>
                    <w:rPr>
                      <w:rFonts w:ascii="Cambria Math" w:hAnsi="Cambria Math"/>
                    </w:rPr>
                    <m:t>(</m:t>
                  </m:r>
                </m:e>
              </m:nary>
            </m:e>
          </m:nary>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e>
          </m:d>
        </m:oMath>
      </m:oMathPara>
    </w:p>
    <w:p w14:paraId="35C9FEC1" w14:textId="77777777" w:rsidR="00327C67" w:rsidRDefault="00725148">
      <w:pPr>
        <w:pStyle w:val="FirstParagraph"/>
      </w:pPr>
      <w:r>
        <w:t xml:space="preserve">Consider an individual </w:t>
      </w:r>
      <m:oMath>
        <m:r>
          <w:rPr>
            <w:rFonts w:ascii="Cambria Math" w:hAnsi="Cambria Math"/>
          </w:rPr>
          <m:t>n</m:t>
        </m:r>
      </m:oMath>
      <w:r>
        <w:t xml:space="preserve">: If </w:t>
      </w:r>
      <m:oMath>
        <m:r>
          <w:rPr>
            <w:rFonts w:ascii="Cambria Math" w:hAnsi="Cambria Math"/>
          </w:rPr>
          <m:t>obs3</m:t>
        </m:r>
        <m:r>
          <m:rPr>
            <m:sty m:val="p"/>
          </m:rPr>
          <w:rPr>
            <w:rFonts w:ascii="Cambria Math" w:hAnsi="Cambria Math"/>
          </w:rPr>
          <m:t>=</m:t>
        </m:r>
        <m:r>
          <w:rPr>
            <w:rFonts w:ascii="Cambria Math" w:hAnsi="Cambria Math"/>
          </w:rPr>
          <m:t>1</m:t>
        </m:r>
      </m:oMath>
      <w:r>
        <w:t>:</w:t>
      </w:r>
    </w:p>
    <w:p w14:paraId="213F0643"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3</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d>
                      <m:dPr>
                        <m:ctrlPr>
                          <w:rPr>
                            <w:rFonts w:ascii="Cambria Math" w:hAnsi="Cambria Math"/>
                          </w:rPr>
                        </m:ctrlPr>
                      </m:dPr>
                      <m:e>
                        <m:r>
                          <w:rPr>
                            <w:rFonts w:ascii="Cambria Math" w:hAnsi="Cambria Math"/>
                          </w:rPr>
                          <m:t>n</m:t>
                        </m:r>
                      </m:e>
                    </m:d>
                  </m:sup>
                </m:sSubSup>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3</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3</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1</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
        </m:oMath>
      </m:oMathPara>
    </w:p>
    <w:p w14:paraId="09DFEB25" w14:textId="77777777" w:rsidR="00327C67" w:rsidRDefault="00725148">
      <w:pPr>
        <w:pStyle w:val="FirstParagraph"/>
      </w:pPr>
      <w:r>
        <w:t>(</w:t>
      </w:r>
      <w:proofErr w:type="gramStart"/>
      <w:r>
        <w:t>as</w:t>
      </w:r>
      <w:proofErr w:type="gramEnd"/>
      <w:r>
        <w:t xml:space="preserve">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are conditionally independent on </w:t>
      </w:r>
      <m:oMath>
        <m:r>
          <w:rPr>
            <w:rFonts w:ascii="Cambria Math" w:hAnsi="Cambria Math"/>
          </w:rPr>
          <m:t>C</m:t>
        </m:r>
      </m:oMath>
      <w:r>
        <w:t>).</w:t>
      </w:r>
    </w:p>
    <w:p w14:paraId="6E4CA3C2" w14:textId="77777777" w:rsidR="00327C67" w:rsidRDefault="00725148">
      <w:pPr>
        <w:pStyle w:val="BodyText"/>
      </w:pPr>
      <w:r>
        <w:t xml:space="preserve">Similarly, for those whose </w:t>
      </w:r>
      <m:oMath>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oMath>
      <w:r>
        <w:t>:</w:t>
      </w:r>
    </w:p>
    <w:p w14:paraId="0D3347F5"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1</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n</m:t>
                        </m:r>
                      </m:e>
                    </m:d>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d>
                      <m:dPr>
                        <m:ctrlPr>
                          <w:rPr>
                            <w:rFonts w:ascii="Cambria Math" w:hAnsi="Cambria Math"/>
                          </w:rPr>
                        </m:ctrlPr>
                      </m:dPr>
                      <m:e>
                        <m:r>
                          <w:rPr>
                            <w:rFonts w:ascii="Cambria Math" w:hAnsi="Cambria Math"/>
                          </w:rPr>
                          <m:t>n</m:t>
                        </m:r>
                      </m:e>
                    </m:d>
                  </m:sup>
                </m:sSubSup>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r>
              <m:e/>
              <m:e>
                <m:r>
                  <m:rPr>
                    <m:sty m:val="p"/>
                  </m:rPr>
                  <w:rPr>
                    <w:rFonts w:ascii="Cambria Math" w:hAnsi="Cambria Math"/>
                  </w:rPr>
                  <m:t>=</m:t>
                </m:r>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0</m:t>
                    </m:r>
                  </m:sub>
                  <m:sup>
                    <m:r>
                      <w:rPr>
                        <w:rFonts w:ascii="Cambria Math" w:hAnsi="Cambria Math"/>
                      </w:rPr>
                      <m:t>1</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2</m:t>
                        </m:r>
                      </m:sup>
                      <m:e>
                        <m:r>
                          <w:rPr>
                            <w:rFonts w:ascii="Cambria Math" w:hAnsi="Cambria Math"/>
                          </w:rPr>
                          <m:t>P</m:t>
                        </m:r>
                      </m:e>
                    </m:nary>
                  </m:e>
                </m:nary>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m:t>
                        </m:r>
                      </m:sub>
                      <m:sup>
                        <m:d>
                          <m:dPr>
                            <m:ctrlPr>
                              <w:rPr>
                                <w:rFonts w:ascii="Cambria Math" w:hAnsi="Cambria Math"/>
                              </w:rPr>
                            </m:ctrlPr>
                          </m:dPr>
                          <m:e>
                            <m:r>
                              <w:rPr>
                                <w:rFonts w:ascii="Cambria Math" w:hAnsi="Cambria Math"/>
                              </w:rPr>
                              <m:t>n</m:t>
                            </m:r>
                          </m:e>
                        </m:d>
                      </m:sup>
                    </m:sSubSup>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e>
                </m:d>
                <m:r>
                  <w:rPr>
                    <w:rFonts w:ascii="Cambria Math" w:hAnsi="Cambria Math"/>
                  </w:rPr>
                  <m:t>P</m:t>
                </m:r>
                <m:d>
                  <m:dPr>
                    <m:ctrlPr>
                      <w:rPr>
                        <w:rFonts w:ascii="Cambria Math" w:hAnsi="Cambria Math"/>
                      </w:rPr>
                    </m:ctrlPr>
                  </m:dPr>
                  <m:e>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r>
                      <m:rPr>
                        <m:sty m:val="p"/>
                      </m:rPr>
                      <w:rPr>
                        <w:rFonts w:ascii="Cambria Math" w:hAnsi="Cambria Math"/>
                      </w:rPr>
                      <m:t>=</m:t>
                    </m:r>
                    <m:r>
                      <w:rPr>
                        <w:rFonts w:ascii="Cambria Math" w:hAnsi="Cambria Math"/>
                      </w:rPr>
                      <m:t>0</m:t>
                    </m:r>
                  </m:e>
                </m:d>
                <m:r>
                  <w:rPr>
                    <w:rFonts w:ascii="Cambria Math" w:hAnsi="Cambria Math"/>
                  </w:rPr>
                  <m:t>P</m:t>
                </m:r>
                <m:d>
                  <m:dPr>
                    <m:ctrlPr>
                      <w:rPr>
                        <w:rFonts w:ascii="Cambria Math" w:hAnsi="Cambria Math"/>
                      </w:rPr>
                    </m:ctrlPr>
                  </m:dPr>
                  <m:e>
                    <m:r>
                      <w:rPr>
                        <w:rFonts w:ascii="Cambria Math" w:hAnsi="Cambria Math"/>
                      </w:rPr>
                      <m:t>C</m:t>
                    </m:r>
                    <m:r>
                      <m:rPr>
                        <m:sty m:val="p"/>
                      </m:rPr>
                      <w:rPr>
                        <w:rFonts w:ascii="Cambria Math" w:hAnsi="Cambria Math"/>
                      </w:rPr>
                      <m:t>=</m:t>
                    </m:r>
                    <m:r>
                      <w:rPr>
                        <w:rFonts w:ascii="Cambria Math" w:hAnsi="Cambria Math"/>
                      </w:rPr>
                      <m:t>c</m:t>
                    </m:r>
                  </m:e>
                </m:d>
              </m:e>
            </m:mr>
          </m:m>
        </m:oMath>
      </m:oMathPara>
    </w:p>
    <w:p w14:paraId="035C4CDC" w14:textId="77777777" w:rsidR="00327C67" w:rsidRDefault="00725148">
      <w:pPr>
        <w:pStyle w:val="FirstParagraph"/>
      </w:pPr>
      <w:r>
        <w:t xml:space="preserve">We considered five sets of prior distribution for </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3</m:t>
            </m:r>
          </m:sub>
        </m:sSub>
      </m:oMath>
      <w:r>
        <w:t xml:space="preserve">, and </w:t>
      </w:r>
      <m:oMath>
        <m:r>
          <w:rPr>
            <w:rFonts w:ascii="Cambria Math" w:hAnsi="Cambria Math"/>
          </w:rPr>
          <m:t>ob</m:t>
        </m:r>
        <m:sSub>
          <m:sSubPr>
            <m:ctrlPr>
              <w:rPr>
                <w:rFonts w:ascii="Cambria Math" w:hAnsi="Cambria Math"/>
              </w:rPr>
            </m:ctrlPr>
          </m:sSubPr>
          <m:e>
            <m:r>
              <w:rPr>
                <w:rFonts w:ascii="Cambria Math" w:hAnsi="Cambria Math"/>
              </w:rPr>
              <m:t>s</m:t>
            </m:r>
          </m:e>
          <m:sub>
            <m:r>
              <w:rPr>
                <w:rFonts w:ascii="Cambria Math" w:hAnsi="Cambria Math"/>
              </w:rPr>
              <m:t>3</m:t>
            </m:r>
          </m:sub>
        </m:sSub>
      </m:oMath>
      <w:r>
        <w:t xml:space="preserve"> corresponding for the level of prior knowledge. The formulation of priors follow the syntax in @ref(</w:t>
      </w:r>
      <w:proofErr w:type="gramStart"/>
      <w:r>
        <w:t>eq:priors</w:t>
      </w:r>
      <w:proofErr w:type="gramEnd"/>
      <w:r>
        <w:t>-response).</w:t>
      </w:r>
    </w:p>
    <w:p w14:paraId="06FD5902" w14:textId="77777777" w:rsidR="00327C67" w:rsidRDefault="00725148">
      <w:pPr>
        <w:pStyle w:val="Compact"/>
        <w:numPr>
          <w:ilvl w:val="0"/>
          <w:numId w:val="41"/>
        </w:numPr>
      </w:pPr>
      <w:r>
        <w:t>Weak prior:</w:t>
      </w:r>
    </w:p>
    <w:p w14:paraId="404C6756" w14:textId="77777777" w:rsidR="00327C67" w:rsidRDefault="00571DFC">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4E251E44" w14:textId="77777777" w:rsidR="00327C67" w:rsidRDefault="00725148">
      <w:pPr>
        <w:pStyle w:val="Compact"/>
        <w:numPr>
          <w:ilvl w:val="0"/>
          <w:numId w:val="42"/>
        </w:numPr>
      </w:pPr>
      <w:r>
        <w:t>Good but conservative knowledge for observation rate, weak prior for manifest variables:</w:t>
      </w:r>
    </w:p>
    <w:p w14:paraId="0106F03F" w14:textId="77777777" w:rsidR="00327C67" w:rsidRDefault="00571DFC">
      <w:pPr>
        <w:pStyle w:val="FirstParagraph"/>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023B56B0" w14:textId="77777777" w:rsidR="00327C67" w:rsidRDefault="00725148">
      <w:pPr>
        <w:numPr>
          <w:ilvl w:val="0"/>
          <w:numId w:val="43"/>
        </w:numPr>
      </w:pPr>
      <w:r>
        <w:t>Good but conservative knowledge for observation rate and manifest variables:</w:t>
      </w:r>
      <w:r>
        <w:br/>
      </w:r>
    </w:p>
    <w:p w14:paraId="39796173"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2</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.01</m:t>
                        </m:r>
                      </m:e>
                    </m:d>
                    <m:r>
                      <m:rPr>
                        <m:sty m:val="p"/>
                      </m:rPr>
                      <w:rPr>
                        <w:rFonts w:ascii="Cambria Math" w:hAnsi="Cambria Math"/>
                      </w:rPr>
                      <m:t>,</m:t>
                    </m:r>
                    <m:r>
                      <w:rPr>
                        <w:rFonts w:ascii="Cambria Math" w:hAnsi="Cambria Math"/>
                      </w:rPr>
                      <m:t>.7</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.05</m:t>
                        </m:r>
                      </m:e>
                    </m:d>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009C5102" w14:textId="77777777" w:rsidR="00327C67" w:rsidRDefault="00725148">
      <w:pPr>
        <w:numPr>
          <w:ilvl w:val="0"/>
          <w:numId w:val="43"/>
        </w:numPr>
      </w:pPr>
      <w:r>
        <w:t>Very strong knowledge for observation rate, weak prior for manifest variables:</w:t>
      </w:r>
      <w:r>
        <w:br/>
      </w:r>
    </w:p>
    <w:p w14:paraId="07DC64E4"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.25</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2D1723EC" w14:textId="77777777" w:rsidR="00327C67" w:rsidRDefault="00725148">
      <w:pPr>
        <w:numPr>
          <w:ilvl w:val="0"/>
          <w:numId w:val="43"/>
        </w:numPr>
      </w:pPr>
      <w:r>
        <w:t>Very strong knowledge for observation rate and manifest variables:</w:t>
      </w:r>
      <w:r>
        <w:br/>
      </w:r>
    </w:p>
    <w:p w14:paraId="6BC9D056" w14:textId="77777777" w:rsidR="00327C67" w:rsidRDefault="00571DFC">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r>
                          <w:rPr>
                            <w:rFonts w:ascii="Cambria Math" w:hAnsi="Cambria Math"/>
                          </w:rPr>
                          <m:t>X</m:t>
                        </m:r>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2</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.01</m:t>
                        </m:r>
                      </m:e>
                    </m:d>
                    <m:r>
                      <m:rPr>
                        <m:sty m:val="p"/>
                      </m:rPr>
                      <w:rPr>
                        <w:rFonts w:ascii="Cambria Math" w:hAnsi="Cambria Math"/>
                      </w:rPr>
                      <m:t>,</m:t>
                    </m:r>
                    <m:r>
                      <w:rPr>
                        <w:rFonts w:ascii="Cambria Math" w:hAnsi="Cambria Math"/>
                      </w:rPr>
                      <m:t>.2</m:t>
                    </m:r>
                  </m:e>
                </m:d>
              </m:e>
            </m:mr>
            <m:m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Sp</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X</m:t>
                            </m:r>
                          </m:e>
                          <m:sub>
                            <m:r>
                              <w:rPr>
                                <w:rFonts w:ascii="Cambria Math" w:hAnsi="Cambria Math"/>
                              </w:rPr>
                              <m:t>3</m:t>
                            </m:r>
                          </m:sub>
                        </m:sSub>
                      </m:sub>
                    </m:sSub>
                  </m:e>
                </m:d>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.05</m:t>
                        </m:r>
                      </m:e>
                    </m:d>
                    <m:r>
                      <m:rPr>
                        <m:sty m:val="p"/>
                      </m:rPr>
                      <w:rPr>
                        <w:rFonts w:ascii="Cambria Math" w:hAnsi="Cambria Math"/>
                      </w:rPr>
                      <m:t>,</m:t>
                    </m:r>
                    <m:r>
                      <w:rPr>
                        <w:rFonts w:ascii="Cambria Math" w:hAnsi="Cambria Math"/>
                      </w:rPr>
                      <m:t>.2</m:t>
                    </m:r>
                  </m:e>
                </m:d>
              </m:e>
            </m:mr>
            <m:mr>
              <m:e>
                <m:r>
                  <w:rPr>
                    <w:rFonts w:ascii="Cambria Math" w:hAnsi="Cambria Math"/>
                  </w:rPr>
                  <m:t>Se</m:t>
                </m:r>
                <m:sSub>
                  <m:sSubPr>
                    <m:ctrlPr>
                      <w:rPr>
                        <w:rFonts w:ascii="Cambria Math" w:hAnsi="Cambria Math"/>
                      </w:rPr>
                    </m:ctrlPr>
                  </m:sSubPr>
                  <m:e>
                    <m:r>
                      <w:rPr>
                        <w:rFonts w:ascii="Cambria Math" w:hAnsi="Cambria Math"/>
                      </w:rPr>
                      <m:t>n</m:t>
                    </m:r>
                  </m:e>
                  <m: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3</m:t>
                        </m:r>
                      </m:sub>
                    </m:sSub>
                  </m:sub>
                </m:sSub>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0</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logit</m:t>
                    </m:r>
                    <m:d>
                      <m:dPr>
                        <m:ctrlPr>
                          <w:rPr>
                            <w:rFonts w:ascii="Cambria Math" w:hAnsi="Cambria Math"/>
                          </w:rPr>
                        </m:ctrlPr>
                      </m:dPr>
                      <m:e>
                        <m:r>
                          <w:rPr>
                            <w:rFonts w:ascii="Cambria Math" w:hAnsi="Cambria Math"/>
                          </w:rPr>
                          <m:t>.1</m:t>
                        </m:r>
                      </m:e>
                    </m:d>
                    <m:r>
                      <m:rPr>
                        <m:sty m:val="p"/>
                      </m:rPr>
                      <w:rPr>
                        <w:rFonts w:ascii="Cambria Math" w:hAnsi="Cambria Math"/>
                      </w:rPr>
                      <m:t>,</m:t>
                    </m:r>
                    <m:r>
                      <w:rPr>
                        <w:rFonts w:ascii="Cambria Math" w:hAnsi="Cambria Math"/>
                      </w:rPr>
                      <m:t>.25</m:t>
                    </m:r>
                  </m:e>
                </m:d>
              </m:e>
            </m:mr>
            <m:mr>
              <m:e>
                <m:r>
                  <w:rPr>
                    <w:rFonts w:ascii="Cambria Math" w:hAnsi="Cambria Math"/>
                  </w:rPr>
                  <m:t>obs</m:t>
                </m:r>
                <m:r>
                  <m:rPr>
                    <m:sty m:val="p"/>
                  </m:rPr>
                  <w:rPr>
                    <w:rFonts w:ascii="Cambria Math" w:hAnsi="Cambria Math"/>
                  </w:rPr>
                  <m:t>_</m:t>
                </m:r>
                <m:r>
                  <w:rPr>
                    <w:rFonts w:ascii="Cambria Math" w:hAnsi="Cambria Math"/>
                  </w:rPr>
                  <m:t>rate</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1</m:t>
                </m:r>
              </m:e>
              <m:e>
                <m:r>
                  <m:rPr>
                    <m:sty m:val="p"/>
                  </m:rPr>
                  <w:rPr>
                    <w:rFonts w:ascii="Cambria Math" w:hAnsi="Cambria Math"/>
                  </w:rPr>
                  <m:t>∼</m:t>
                </m:r>
                <m:r>
                  <w:rPr>
                    <w:rFonts w:ascii="Cambria Math" w:hAnsi="Cambria Math"/>
                  </w:rPr>
                  <m:t>Logistic</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.7</m:t>
                    </m:r>
                  </m:e>
                </m:d>
              </m:e>
            </m:mr>
          </m:m>
        </m:oMath>
      </m:oMathPara>
    </w:p>
    <w:p w14:paraId="384A7342" w14:textId="77777777" w:rsidR="00327C67" w:rsidRDefault="00725148">
      <w:pPr>
        <w:pStyle w:val="FirstParagraph"/>
      </w:pPr>
      <w:r>
        <w:t xml:space="preserve">All models were fitted under the probabilistic </w:t>
      </w:r>
      <w:proofErr w:type="gramStart"/>
      <w:r>
        <w:t>language  version</w:t>
      </w:r>
      <w:proofErr w:type="gramEnd"/>
      <w:r>
        <w:t xml:space="preserve"> 2.26 (Stan Development Team 2021b) via  </w:t>
      </w:r>
      <w:proofErr w:type="spellStart"/>
      <w:r>
        <w:t>inferface</w:t>
      </w:r>
      <w:proofErr w:type="spellEnd"/>
      <w:r>
        <w:t xml:space="preserve"> (Stan Development Team 2021a).</w:t>
      </w:r>
      <w:bookmarkEnd w:id="193"/>
    </w:p>
    <w:sectPr w:rsidR="00327C67">
      <w:type w:val="continuous"/>
      <w:pgSz w:w="11952" w:h="16848"/>
      <w:pgMar w:top="1800" w:right="720" w:bottom="1800" w:left="720" w:header="720" w:footer="720" w:gutter="72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nald Geskus" w:date="2021-12-02T09:09:00Z" w:initials="RG">
    <w:p w14:paraId="167856B0" w14:textId="750CFBD6" w:rsidR="008E2647" w:rsidRDefault="008E2647">
      <w:pPr>
        <w:pStyle w:val="CommentText"/>
      </w:pPr>
      <w:r>
        <w:rPr>
          <w:rStyle w:val="CommentReference"/>
        </w:rPr>
        <w:annotationRef/>
      </w:r>
      <w:r>
        <w:t>Include Le Van Tan</w:t>
      </w:r>
      <w:r w:rsidR="0066088D">
        <w:t>;</w:t>
      </w:r>
      <w:r>
        <w:t xml:space="preserve"> maybe </w:t>
      </w:r>
      <w:proofErr w:type="spellStart"/>
      <w:r>
        <w:t>Thuong</w:t>
      </w:r>
      <w:proofErr w:type="spellEnd"/>
      <w:r w:rsidR="007521E2">
        <w:t xml:space="preserve"> as well</w:t>
      </w:r>
      <w:r>
        <w:t>?</w:t>
      </w:r>
    </w:p>
  </w:comment>
  <w:comment w:id="2" w:author="Ronald Geskus [2]" w:date="2021-11-02T14:58:00Z" w:initials="RG">
    <w:p w14:paraId="5E55B05C" w14:textId="77777777" w:rsidR="00F15B93" w:rsidRDefault="00F15B93">
      <w:pPr>
        <w:pStyle w:val="CommentText"/>
      </w:pPr>
      <w:r>
        <w:rPr>
          <w:rStyle w:val="CommentReference"/>
        </w:rPr>
        <w:annotationRef/>
      </w:r>
      <w:r>
        <w:t>Main points:</w:t>
      </w:r>
    </w:p>
    <w:p w14:paraId="344757BC" w14:textId="721CD09F" w:rsidR="00F15B93" w:rsidRDefault="00F15B93">
      <w:pPr>
        <w:pStyle w:val="CommentText"/>
      </w:pPr>
      <w:r>
        <w:t>The three tests have a high specificity, but low sensitivity. Therefore, we need additional information that increases sensitivity.</w:t>
      </w:r>
      <w:r w:rsidR="00FA605B">
        <w:t xml:space="preserve"> </w:t>
      </w:r>
    </w:p>
  </w:comment>
  <w:comment w:id="3" w:author="Ronald Geskus [2]" w:date="2021-11-02T14:41:00Z" w:initials="RG">
    <w:p w14:paraId="7B6428B5" w14:textId="1EE3C5BB" w:rsidR="00725148" w:rsidRDefault="00725148">
      <w:pPr>
        <w:pStyle w:val="CommentText"/>
      </w:pPr>
      <w:r>
        <w:rPr>
          <w:rStyle w:val="CommentReference"/>
        </w:rPr>
        <w:annotationRef/>
      </w:r>
      <w:r>
        <w:t xml:space="preserve">I associate parameters with regression models. Better use another term, </w:t>
      </w:r>
      <w:proofErr w:type="gramStart"/>
      <w:r>
        <w:t>e.g.</w:t>
      </w:r>
      <w:proofErr w:type="gramEnd"/>
      <w:r>
        <w:t xml:space="preserve"> characteristics</w:t>
      </w:r>
      <w:r w:rsidR="004150BB">
        <w:t>, features</w:t>
      </w:r>
      <w:r>
        <w:t>?</w:t>
      </w:r>
    </w:p>
  </w:comment>
  <w:comment w:id="4" w:author="Ronald Geskus [2]" w:date="2021-11-02T14:43:00Z" w:initials="RG">
    <w:p w14:paraId="415EE95B" w14:textId="2EEBB6AA" w:rsidR="00725148" w:rsidRDefault="00725148">
      <w:pPr>
        <w:pStyle w:val="CommentText"/>
      </w:pPr>
      <w:r>
        <w:rPr>
          <w:rStyle w:val="CommentReference"/>
        </w:rPr>
        <w:annotationRef/>
      </w:r>
      <w:r>
        <w:t>Included? Used?</w:t>
      </w:r>
      <w:r w:rsidR="0088392B">
        <w:t xml:space="preserve"> Incorporated?</w:t>
      </w:r>
    </w:p>
  </w:comment>
  <w:comment w:id="6" w:author="Ronald Geskus [2]" w:date="2021-11-02T14:45:00Z" w:initials="RG">
    <w:p w14:paraId="38A112A0" w14:textId="31BD4AE9" w:rsidR="00725148" w:rsidRDefault="00725148">
      <w:pPr>
        <w:pStyle w:val="CommentText"/>
      </w:pPr>
      <w:r>
        <w:rPr>
          <w:rStyle w:val="CommentReference"/>
        </w:rPr>
        <w:annotationRef/>
      </w:r>
      <w:r>
        <w:t xml:space="preserve">Of course, expert opinion may be biased. But an incorrect statistical model will give bias as well. </w:t>
      </w:r>
    </w:p>
  </w:comment>
  <w:comment w:id="7" w:author="Ronald Geskus [2]" w:date="2021-11-02T14:46:00Z" w:initials="RG">
    <w:p w14:paraId="26DEE033" w14:textId="00C1EAD0" w:rsidR="002E23D7" w:rsidRDefault="002E23D7">
      <w:pPr>
        <w:pStyle w:val="CommentText"/>
      </w:pPr>
      <w:r>
        <w:rPr>
          <w:rStyle w:val="CommentReference"/>
        </w:rPr>
        <w:annotationRef/>
      </w:r>
      <w:r>
        <w:t xml:space="preserve">So </w:t>
      </w:r>
      <w:proofErr w:type="gramStart"/>
      <w:r>
        <w:t>indeed</w:t>
      </w:r>
      <w:proofErr w:type="gramEnd"/>
      <w:r>
        <w:t xml:space="preserve"> the scoring system is not used for initial diagnosis?</w:t>
      </w:r>
    </w:p>
  </w:comment>
  <w:comment w:id="8" w:author="Ronald Geskus [2]" w:date="2021-11-02T14:47:00Z" w:initials="RG">
    <w:p w14:paraId="3A920522" w14:textId="08ACBE9D" w:rsidR="00721D78" w:rsidRDefault="00721D78">
      <w:pPr>
        <w:pStyle w:val="CommentText"/>
      </w:pPr>
      <w:r>
        <w:rPr>
          <w:rStyle w:val="CommentReference"/>
        </w:rPr>
        <w:annotationRef/>
      </w:r>
      <w:r>
        <w:t>A bit too technical</w:t>
      </w:r>
    </w:p>
  </w:comment>
  <w:comment w:id="9" w:author="Ronald Geskus [2]" w:date="2021-11-02T14:48:00Z" w:initials="RG">
    <w:p w14:paraId="4E2F36E1" w14:textId="1C8551F6" w:rsidR="00AC3862" w:rsidRDefault="00AC3862">
      <w:pPr>
        <w:pStyle w:val="CommentText"/>
      </w:pPr>
      <w:r>
        <w:rPr>
          <w:rStyle w:val="CommentReference"/>
        </w:rPr>
        <w:annotationRef/>
      </w:r>
      <w:r>
        <w:t>What do those papers model?</w:t>
      </w:r>
    </w:p>
  </w:comment>
  <w:comment w:id="10" w:author="Ronald Geskus [2]" w:date="2021-11-02T14:49:00Z" w:initials="RG">
    <w:p w14:paraId="6ACC34BD" w14:textId="59934C57" w:rsidR="00DA62E0" w:rsidRDefault="00DA62E0">
      <w:pPr>
        <w:pStyle w:val="CommentText"/>
      </w:pPr>
      <w:r>
        <w:rPr>
          <w:rStyle w:val="CommentReference"/>
        </w:rPr>
        <w:annotationRef/>
      </w:r>
      <w:r>
        <w:t xml:space="preserve">A bit too technical for the introduction. </w:t>
      </w:r>
    </w:p>
  </w:comment>
  <w:comment w:id="13" w:author="Ronald Geskus [2]" w:date="2021-11-02T14:57:00Z" w:initials="RG">
    <w:p w14:paraId="6B11E91D" w14:textId="08EE2D2A" w:rsidR="00F15B93" w:rsidRDefault="00F15B93">
      <w:pPr>
        <w:pStyle w:val="CommentText"/>
      </w:pPr>
      <w:r>
        <w:rPr>
          <w:rStyle w:val="CommentReference"/>
        </w:rPr>
        <w:annotationRef/>
      </w:r>
      <w:r>
        <w:t>Do we need to consider a range of models for the prevalence?</w:t>
      </w:r>
    </w:p>
  </w:comment>
  <w:comment w:id="14" w:author="Ronald Geskus [2]" w:date="2021-11-02T15:01:00Z" w:initials="RG">
    <w:p w14:paraId="421804DB" w14:textId="7F6F3FFE" w:rsidR="00A77EDD" w:rsidRDefault="00A77EDD">
      <w:pPr>
        <w:pStyle w:val="CommentText"/>
      </w:pPr>
      <w:r>
        <w:rPr>
          <w:rStyle w:val="CommentReference"/>
        </w:rPr>
        <w:annotationRef/>
      </w:r>
      <w:r>
        <w:t>No biomarkers?</w:t>
      </w:r>
    </w:p>
  </w:comment>
  <w:comment w:id="15" w:author="Ronald Geskus [2]" w:date="2021-11-02T15:01:00Z" w:initials="RG">
    <w:p w14:paraId="6DDDE42C" w14:textId="4707617D" w:rsidR="00E11D37" w:rsidRDefault="00E11D37">
      <w:pPr>
        <w:pStyle w:val="CommentText"/>
      </w:pPr>
      <w:r>
        <w:rPr>
          <w:rStyle w:val="CommentReference"/>
        </w:rPr>
        <w:annotationRef/>
      </w:r>
      <w:r>
        <w:t>Is this an objective?</w:t>
      </w:r>
    </w:p>
  </w:comment>
  <w:comment w:id="18" w:author="Ronald Geskus [2]" w:date="2021-11-02T15:02:00Z" w:initials="RG">
    <w:p w14:paraId="3FDC9332" w14:textId="77E84ECD" w:rsidR="008E5FD5" w:rsidRDefault="008E5FD5">
      <w:pPr>
        <w:pStyle w:val="CommentText"/>
      </w:pPr>
      <w:r>
        <w:rPr>
          <w:rStyle w:val="CommentReference"/>
        </w:rPr>
        <w:annotationRef/>
      </w:r>
      <w:r>
        <w:t xml:space="preserve">Mention somewhere that our data approximate a random sample from the population of patients as seen in a clinical setting. </w:t>
      </w:r>
    </w:p>
  </w:comment>
  <w:comment w:id="21" w:author="Ronald Geskus [2]" w:date="2021-11-02T15:07:00Z" w:initials="RG">
    <w:p w14:paraId="67E20E58" w14:textId="77777777" w:rsidR="00AE200B" w:rsidRDefault="00AE200B" w:rsidP="00AE200B">
      <w:pPr>
        <w:pStyle w:val="CommentText"/>
      </w:pPr>
      <w:r>
        <w:rPr>
          <w:rStyle w:val="CommentReference"/>
        </w:rPr>
        <w:annotationRef/>
      </w:r>
      <w:r>
        <w:t>Because testing weas done within the trial?</w:t>
      </w:r>
    </w:p>
  </w:comment>
  <w:comment w:id="27" w:author="Ronald Geskus [2]" w:date="2021-11-02T15:07:00Z" w:initials="RG">
    <w:p w14:paraId="5B69F198" w14:textId="4255D4A7" w:rsidR="00D24E17" w:rsidRDefault="00D24E17">
      <w:pPr>
        <w:pStyle w:val="CommentText"/>
      </w:pPr>
      <w:r>
        <w:rPr>
          <w:rStyle w:val="CommentReference"/>
        </w:rPr>
        <w:annotationRef/>
      </w:r>
      <w:r>
        <w:t>Because testing weas done within the trial?</w:t>
      </w:r>
    </w:p>
  </w:comment>
  <w:comment w:id="30" w:author="Ronald Geskus [2]" w:date="2021-11-02T15:07:00Z" w:initials="RG">
    <w:p w14:paraId="3833CBA2" w14:textId="4C076551" w:rsidR="004C7342" w:rsidRDefault="004C7342">
      <w:pPr>
        <w:pStyle w:val="CommentText"/>
      </w:pPr>
      <w:r>
        <w:rPr>
          <w:rStyle w:val="CommentReference"/>
        </w:rPr>
        <w:annotationRef/>
      </w:r>
      <w:r>
        <w:t>As reported by the patient?</w:t>
      </w:r>
    </w:p>
  </w:comment>
  <w:comment w:id="31" w:author="Ronald Geskus [2]" w:date="2021-11-02T15:09:00Z" w:initials="RG">
    <w:p w14:paraId="4DCF3CF1" w14:textId="3FFB5DB2" w:rsidR="004C7342" w:rsidRDefault="004C7342">
      <w:pPr>
        <w:pStyle w:val="CommentText"/>
      </w:pPr>
      <w:r>
        <w:rPr>
          <w:rStyle w:val="CommentReference"/>
        </w:rPr>
        <w:annotationRef/>
      </w:r>
      <w:r>
        <w:t>Almost same sentence as above</w:t>
      </w:r>
    </w:p>
  </w:comment>
  <w:comment w:id="42" w:author="Ronald Geskus [2]" w:date="2021-11-02T15:11:00Z" w:initials="RG">
    <w:p w14:paraId="4D7B8657" w14:textId="26474DAB" w:rsidR="002C22B4" w:rsidRDefault="002C22B4">
      <w:pPr>
        <w:pStyle w:val="CommentText"/>
      </w:pPr>
      <w:r>
        <w:rPr>
          <w:rStyle w:val="CommentReference"/>
        </w:rPr>
        <w:annotationRef/>
      </w:r>
      <w:r>
        <w:t>Move to end of 2.3</w:t>
      </w:r>
    </w:p>
  </w:comment>
  <w:comment w:id="44" w:author="Ronald Geskus [2]" w:date="2021-11-02T15:13:00Z" w:initials="RG">
    <w:p w14:paraId="7EFB993E" w14:textId="6EF4422D" w:rsidR="001D52AA" w:rsidRDefault="001D52AA">
      <w:pPr>
        <w:pStyle w:val="CommentText"/>
      </w:pPr>
      <w:r>
        <w:rPr>
          <w:rStyle w:val="CommentReference"/>
        </w:rPr>
        <w:annotationRef/>
      </w:r>
      <w:r>
        <w:t xml:space="preserve">A bit vague. Maybe write: </w:t>
      </w:r>
      <w:r w:rsidR="00775863">
        <w:t xml:space="preserve">those </w:t>
      </w:r>
      <w:r>
        <w:t>with a skewed distribution</w:t>
      </w:r>
    </w:p>
  </w:comment>
  <w:comment w:id="47" w:author="Ronald Geskus [2]" w:date="2021-11-02T15:18:00Z" w:initials="RG">
    <w:p w14:paraId="3C1D5D41" w14:textId="38C0E543" w:rsidR="00CC4275" w:rsidRDefault="00CC4275">
      <w:pPr>
        <w:pStyle w:val="CommentText"/>
      </w:pPr>
      <w:r>
        <w:rPr>
          <w:rStyle w:val="CommentReference"/>
        </w:rPr>
        <w:annotationRef/>
      </w:r>
      <w:r>
        <w:t>Explain why you do this</w:t>
      </w:r>
      <w:r w:rsidR="00775863">
        <w:t>. It’s needed for the penalized models only, right?</w:t>
      </w:r>
    </w:p>
  </w:comment>
  <w:comment w:id="48" w:author="Ronald Geskus [2]" w:date="2021-11-02T15:14:00Z" w:initials="RG">
    <w:p w14:paraId="14D54022" w14:textId="2354D85C" w:rsidR="001D52AA" w:rsidRDefault="001D52AA">
      <w:pPr>
        <w:pStyle w:val="CommentText"/>
      </w:pPr>
      <w:r>
        <w:rPr>
          <w:rStyle w:val="CommentReference"/>
        </w:rPr>
        <w:annotationRef/>
      </w:r>
      <w:r>
        <w:t>Are the latter three used?</w:t>
      </w:r>
      <w:r w:rsidR="00775863">
        <w:t xml:space="preserve"> I guess they together make up the total GCS. Make this more clear</w:t>
      </w:r>
    </w:p>
  </w:comment>
  <w:comment w:id="49" w:author="Ronald Geskus [2]" w:date="2021-11-02T15:15:00Z" w:initials="RG">
    <w:p w14:paraId="538A9F37" w14:textId="41BC943E" w:rsidR="0084376F" w:rsidRDefault="0084376F">
      <w:pPr>
        <w:pStyle w:val="CommentText"/>
      </w:pPr>
      <w:r>
        <w:rPr>
          <w:rStyle w:val="CommentReference"/>
        </w:rPr>
        <w:annotationRef/>
      </w:r>
      <w:r>
        <w:t>Adjustment to what?</w:t>
      </w:r>
    </w:p>
  </w:comment>
  <w:comment w:id="54" w:author="Ronald Geskus [2]" w:date="2021-11-02T15:19:00Z" w:initials="RG">
    <w:p w14:paraId="6AF7AD1D" w14:textId="28A16DD1" w:rsidR="00D77CF7" w:rsidRDefault="00D77CF7">
      <w:pPr>
        <w:pStyle w:val="CommentText"/>
      </w:pPr>
      <w:r>
        <w:rPr>
          <w:rStyle w:val="CommentReference"/>
        </w:rPr>
        <w:annotationRef/>
      </w:r>
      <w:r>
        <w:t xml:space="preserve">Where do you show this? </w:t>
      </w:r>
    </w:p>
  </w:comment>
  <w:comment w:id="62" w:author="Ronald Geskus [2]" w:date="2021-11-02T15:23:00Z" w:initials="RG">
    <w:p w14:paraId="70937D75" w14:textId="3CD8F5D8" w:rsidR="00BC351A" w:rsidRDefault="00BC351A">
      <w:pPr>
        <w:pStyle w:val="CommentText"/>
      </w:pPr>
      <w:r>
        <w:rPr>
          <w:rStyle w:val="CommentReference"/>
        </w:rPr>
        <w:annotationRef/>
      </w:r>
      <w:r>
        <w:t>Maybe give more detail</w:t>
      </w:r>
    </w:p>
  </w:comment>
  <w:comment w:id="64" w:author="Ronald Geskus" w:date="2021-12-02T09:22:00Z" w:initials="RG">
    <w:p w14:paraId="21C27EFF" w14:textId="49CB10B6" w:rsidR="00775863" w:rsidRDefault="00775863">
      <w:pPr>
        <w:pStyle w:val="CommentText"/>
      </w:pPr>
      <w:r>
        <w:rPr>
          <w:rStyle w:val="CommentReference"/>
        </w:rPr>
        <w:annotationRef/>
      </w:r>
      <w:r>
        <w:t xml:space="preserve">And what did you do in the other analyses? </w:t>
      </w:r>
    </w:p>
  </w:comment>
  <w:comment w:id="68" w:author="Ronald Geskus" w:date="2021-12-02T09:23:00Z" w:initials="RG">
    <w:p w14:paraId="75249942" w14:textId="004CDDBC" w:rsidR="00775863" w:rsidRDefault="00775863">
      <w:pPr>
        <w:pStyle w:val="CommentText"/>
      </w:pPr>
      <w:r>
        <w:rPr>
          <w:rStyle w:val="CommentReference"/>
        </w:rPr>
        <w:annotationRef/>
      </w:r>
      <w:r>
        <w:t>Too vague</w:t>
      </w:r>
    </w:p>
  </w:comment>
  <w:comment w:id="104" w:author="Ronald Geskus [2]" w:date="2021-11-02T15:50:00Z" w:initials="RG">
    <w:p w14:paraId="26C12B75" w14:textId="7BE513B9" w:rsidR="002A3923" w:rsidRDefault="002A3923">
      <w:pPr>
        <w:pStyle w:val="CommentText"/>
      </w:pPr>
      <w:r>
        <w:rPr>
          <w:rStyle w:val="CommentReference"/>
        </w:rPr>
        <w:annotationRef/>
      </w:r>
      <w:r w:rsidR="00C53658">
        <w:t>I’m not so sure</w:t>
      </w:r>
      <w:r>
        <w:t>?</w:t>
      </w:r>
    </w:p>
  </w:comment>
  <w:comment w:id="105" w:author="Ronald Geskus" w:date="2021-12-02T11:29:00Z" w:initials="RG">
    <w:p w14:paraId="46817992" w14:textId="587F5746" w:rsidR="006F6822" w:rsidRDefault="006F6822">
      <w:pPr>
        <w:pStyle w:val="CommentText"/>
      </w:pPr>
      <w:r>
        <w:rPr>
          <w:rStyle w:val="CommentReference"/>
        </w:rPr>
        <w:annotationRef/>
      </w:r>
      <w:r>
        <w:t>Give reference</w:t>
      </w:r>
      <w:r w:rsidR="00CD498A">
        <w:t xml:space="preserve"> for neutrophil</w:t>
      </w:r>
      <w:r>
        <w:t xml:space="preserve">? </w:t>
      </w:r>
    </w:p>
  </w:comment>
  <w:comment w:id="112" w:author="Ronald Geskus [2]" w:date="2021-11-02T15:51:00Z" w:initials="RG">
    <w:p w14:paraId="16B8DFEE" w14:textId="40CDAAF5" w:rsidR="000A6D74" w:rsidRDefault="00BD2820">
      <w:pPr>
        <w:pStyle w:val="CommentText"/>
      </w:pPr>
      <w:r>
        <w:rPr>
          <w:rStyle w:val="CommentReference"/>
        </w:rPr>
        <w:annotationRef/>
      </w:r>
      <w:r>
        <w:t>Give more detail</w:t>
      </w:r>
      <w:r w:rsidR="000A6D74">
        <w:t xml:space="preserve">. </w:t>
      </w:r>
      <w:r w:rsidR="00ED0983">
        <w:t xml:space="preserve">Table with patterns of missingness over the symptoms. </w:t>
      </w:r>
    </w:p>
  </w:comment>
  <w:comment w:id="113" w:author="Ronald Geskus" w:date="2021-12-02T09:38:00Z" w:initials="RG">
    <w:p w14:paraId="63E4BBBA" w14:textId="52D782DC" w:rsidR="00443DC6" w:rsidRDefault="00443DC6">
      <w:pPr>
        <w:pStyle w:val="CommentText"/>
      </w:pPr>
      <w:r>
        <w:rPr>
          <w:rStyle w:val="CommentReference"/>
        </w:rPr>
        <w:annotationRef/>
      </w:r>
      <w:r>
        <w:t>MNAR?</w:t>
      </w:r>
    </w:p>
  </w:comment>
  <w:comment w:id="114" w:author="Ronald Geskus" w:date="2021-12-02T09:38:00Z" w:initials="RG">
    <w:p w14:paraId="4E9EB9E0" w14:textId="7B1FA812" w:rsidR="00BA3B5E" w:rsidRDefault="00BA3B5E">
      <w:pPr>
        <w:pStyle w:val="CommentText"/>
      </w:pPr>
      <w:r>
        <w:rPr>
          <w:rStyle w:val="CommentReference"/>
        </w:rPr>
        <w:annotationRef/>
      </w:r>
      <w:r>
        <w:t>MNAR?</w:t>
      </w:r>
    </w:p>
  </w:comment>
  <w:comment w:id="115" w:author="Ronald Geskus [2]" w:date="2021-11-02T15:52:00Z" w:initials="RG">
    <w:p w14:paraId="7F528B85" w14:textId="2C85837F" w:rsidR="00716B84" w:rsidRDefault="00716B84">
      <w:pPr>
        <w:pStyle w:val="CommentText"/>
      </w:pPr>
      <w:r>
        <w:rPr>
          <w:rStyle w:val="CommentReference"/>
        </w:rPr>
        <w:annotationRef/>
      </w:r>
      <w:r>
        <w:t xml:space="preserve">Maybe exclude this one from the analysis? </w:t>
      </w:r>
    </w:p>
  </w:comment>
  <w:comment w:id="116" w:author="Ronald Geskus" w:date="2021-12-02T09:40:00Z" w:initials="RG">
    <w:p w14:paraId="4EA1EB7D" w14:textId="16D62FE1" w:rsidR="00BA3B5E" w:rsidRDefault="00BA3B5E">
      <w:pPr>
        <w:pStyle w:val="CommentText"/>
      </w:pPr>
      <w:r>
        <w:rPr>
          <w:rStyle w:val="CommentReference"/>
        </w:rPr>
        <w:annotationRef/>
      </w:r>
      <w:r>
        <w:t>??</w:t>
      </w:r>
    </w:p>
  </w:comment>
  <w:comment w:id="117" w:author="Ronald Geskus" w:date="2021-12-02T09:41:00Z" w:initials="RG">
    <w:p w14:paraId="59CAF32D" w14:textId="698CFE65" w:rsidR="00BA3B5E" w:rsidRDefault="00BA3B5E">
      <w:pPr>
        <w:pStyle w:val="CommentText"/>
      </w:pPr>
      <w:r>
        <w:rPr>
          <w:rStyle w:val="CommentReference"/>
        </w:rPr>
        <w:annotationRef/>
      </w:r>
      <w:r>
        <w:t xml:space="preserve">Other </w:t>
      </w:r>
    </w:p>
  </w:comment>
  <w:comment w:id="125" w:author="Ronald Geskus [2]" w:date="2021-11-02T15:53:00Z" w:initials="RG">
    <w:p w14:paraId="641A3E3D" w14:textId="5A74B5CB" w:rsidR="00E271A0" w:rsidRDefault="00E271A0">
      <w:pPr>
        <w:pStyle w:val="CommentText"/>
      </w:pPr>
      <w:r>
        <w:rPr>
          <w:rStyle w:val="CommentReference"/>
        </w:rPr>
        <w:annotationRef/>
      </w:r>
      <w:r>
        <w:t>???</w:t>
      </w:r>
    </w:p>
  </w:comment>
  <w:comment w:id="126" w:author="Ronald Geskus [2]" w:date="2021-11-02T15:54:00Z" w:initials="RG">
    <w:p w14:paraId="152C2E1A" w14:textId="5D601F5A" w:rsidR="004609AB" w:rsidRDefault="004609AB">
      <w:pPr>
        <w:pStyle w:val="CommentText"/>
      </w:pPr>
      <w:r>
        <w:rPr>
          <w:rStyle w:val="CommentReference"/>
        </w:rPr>
        <w:annotationRef/>
      </w:r>
      <w:r>
        <w:t>What do you want to say here?</w:t>
      </w:r>
    </w:p>
  </w:comment>
  <w:comment w:id="132" w:author="Ronald Geskus" w:date="2021-12-02T09:48:00Z" w:initials="RG">
    <w:p w14:paraId="447F6A69" w14:textId="04EA5E00" w:rsidR="00DD651F" w:rsidRDefault="00DD651F">
      <w:pPr>
        <w:pStyle w:val="CommentText"/>
      </w:pPr>
      <w:r>
        <w:rPr>
          <w:rStyle w:val="CommentReference"/>
        </w:rPr>
        <w:annotationRef/>
      </w:r>
      <w:r>
        <w:t>Explain what they do</w:t>
      </w:r>
    </w:p>
  </w:comment>
  <w:comment w:id="135" w:author="Ronald Geskus" w:date="2021-12-02T09:50:00Z" w:initials="RG">
    <w:p w14:paraId="2D6C94B9" w14:textId="744F7A55" w:rsidR="002F4D53" w:rsidRDefault="002F4D53">
      <w:pPr>
        <w:pStyle w:val="CommentText"/>
      </w:pPr>
      <w:r>
        <w:rPr>
          <w:rStyle w:val="CommentReference"/>
        </w:rPr>
        <w:annotationRef/>
      </w:r>
      <w:r>
        <w:t>Explain what is validated: test results, TBM status, …?</w:t>
      </w:r>
    </w:p>
  </w:comment>
  <w:comment w:id="136" w:author="Ronald Geskus" w:date="2021-12-02T09:51:00Z" w:initials="RG">
    <w:p w14:paraId="48A5091E" w14:textId="7ABD943F" w:rsidR="002F4D53" w:rsidRDefault="002F4D53">
      <w:pPr>
        <w:pStyle w:val="CommentText"/>
      </w:pPr>
      <w:r>
        <w:rPr>
          <w:rStyle w:val="CommentReference"/>
        </w:rPr>
        <w:annotationRef/>
      </w:r>
      <w:r>
        <w:t>Calibration, discrimination or both?</w:t>
      </w:r>
    </w:p>
  </w:comment>
  <w:comment w:id="137" w:author="Ronald Geskus" w:date="2021-12-02T09:50:00Z" w:initials="RG">
    <w:p w14:paraId="5EC4D527" w14:textId="3CFA46DA" w:rsidR="002F4D53" w:rsidRDefault="002F4D53">
      <w:pPr>
        <w:pStyle w:val="CommentText"/>
      </w:pPr>
      <w:r>
        <w:rPr>
          <w:rStyle w:val="CommentReference"/>
        </w:rPr>
        <w:annotationRef/>
      </w:r>
      <w:r>
        <w:t>“new”?</w:t>
      </w:r>
    </w:p>
  </w:comment>
  <w:comment w:id="142" w:author="Ronald Geskus" w:date="2021-12-02T09:52:00Z" w:initials="RG">
    <w:p w14:paraId="0C812EED" w14:textId="4FF1610F" w:rsidR="002F4D53" w:rsidRDefault="002F4D53">
      <w:pPr>
        <w:pStyle w:val="CommentText"/>
      </w:pPr>
      <w:r>
        <w:rPr>
          <w:rStyle w:val="CommentReference"/>
        </w:rPr>
        <w:annotationRef/>
      </w:r>
      <w:r>
        <w:t>TBM and non-TBM</w:t>
      </w:r>
    </w:p>
  </w:comment>
  <w:comment w:id="143" w:author="Ronald Geskus" w:date="2021-12-02T09:53:00Z" w:initials="RG">
    <w:p w14:paraId="51CB70D1" w14:textId="41E15B07" w:rsidR="00BF2255" w:rsidRDefault="00BF2255">
      <w:pPr>
        <w:pStyle w:val="CommentText"/>
      </w:pPr>
      <w:r>
        <w:rPr>
          <w:rStyle w:val="CommentReference"/>
        </w:rPr>
        <w:annotationRef/>
      </w:r>
      <w:r>
        <w:t xml:space="preserve">The probability to have TBM based on our model? Based on final diagnosis?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7856B0" w15:done="0"/>
  <w15:commentEx w15:paraId="344757BC" w15:done="0"/>
  <w15:commentEx w15:paraId="7B6428B5" w15:done="0"/>
  <w15:commentEx w15:paraId="415EE95B" w15:done="0"/>
  <w15:commentEx w15:paraId="38A112A0" w15:done="0"/>
  <w15:commentEx w15:paraId="26DEE033" w15:done="0"/>
  <w15:commentEx w15:paraId="3A920522" w15:done="0"/>
  <w15:commentEx w15:paraId="4E2F36E1" w15:done="0"/>
  <w15:commentEx w15:paraId="6ACC34BD" w15:done="0"/>
  <w15:commentEx w15:paraId="6B11E91D" w15:done="0"/>
  <w15:commentEx w15:paraId="421804DB" w15:done="0"/>
  <w15:commentEx w15:paraId="6DDDE42C" w15:done="0"/>
  <w15:commentEx w15:paraId="3FDC9332" w15:done="0"/>
  <w15:commentEx w15:paraId="67E20E58" w15:done="0"/>
  <w15:commentEx w15:paraId="5B69F198" w15:done="0"/>
  <w15:commentEx w15:paraId="3833CBA2" w15:done="0"/>
  <w15:commentEx w15:paraId="4DCF3CF1" w15:done="0"/>
  <w15:commentEx w15:paraId="4D7B8657" w15:done="0"/>
  <w15:commentEx w15:paraId="7EFB993E" w15:done="0"/>
  <w15:commentEx w15:paraId="3C1D5D41" w15:done="0"/>
  <w15:commentEx w15:paraId="14D54022" w15:done="0"/>
  <w15:commentEx w15:paraId="538A9F37" w15:done="0"/>
  <w15:commentEx w15:paraId="6AF7AD1D" w15:done="0"/>
  <w15:commentEx w15:paraId="70937D75" w15:done="0"/>
  <w15:commentEx w15:paraId="21C27EFF" w15:done="0"/>
  <w15:commentEx w15:paraId="75249942" w15:done="0"/>
  <w15:commentEx w15:paraId="26C12B75" w15:done="0"/>
  <w15:commentEx w15:paraId="46817992" w15:done="0"/>
  <w15:commentEx w15:paraId="16B8DFEE" w15:done="0"/>
  <w15:commentEx w15:paraId="63E4BBBA" w15:done="0"/>
  <w15:commentEx w15:paraId="4E9EB9E0" w15:done="0"/>
  <w15:commentEx w15:paraId="7F528B85" w15:done="0"/>
  <w15:commentEx w15:paraId="4EA1EB7D" w15:done="0"/>
  <w15:commentEx w15:paraId="59CAF32D" w15:done="0"/>
  <w15:commentEx w15:paraId="641A3E3D" w15:done="0"/>
  <w15:commentEx w15:paraId="152C2E1A" w15:done="0"/>
  <w15:commentEx w15:paraId="447F6A69" w15:done="0"/>
  <w15:commentEx w15:paraId="2D6C94B9" w15:done="0"/>
  <w15:commentEx w15:paraId="48A5091E" w15:done="0"/>
  <w15:commentEx w15:paraId="5EC4D527" w15:done="0"/>
  <w15:commentEx w15:paraId="0C812EED" w15:done="0"/>
  <w15:commentEx w15:paraId="51CB70D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0BBE" w16cex:dateUtc="2021-12-02T02:09:00Z"/>
  <w16cex:commentExtensible w16cex:durableId="252B7C2E" w16cex:dateUtc="2021-11-02T07:58:00Z"/>
  <w16cex:commentExtensible w16cex:durableId="252B7848" w16cex:dateUtc="2021-11-02T07:41:00Z"/>
  <w16cex:commentExtensible w16cex:durableId="252B7896" w16cex:dateUtc="2021-11-02T07:43:00Z"/>
  <w16cex:commentExtensible w16cex:durableId="252B7918" w16cex:dateUtc="2021-11-02T07:45:00Z"/>
  <w16cex:commentExtensible w16cex:durableId="252B795B" w16cex:dateUtc="2021-11-02T07:46:00Z"/>
  <w16cex:commentExtensible w16cex:durableId="252B7996" w16cex:dateUtc="2021-11-02T07:47:00Z"/>
  <w16cex:commentExtensible w16cex:durableId="252B79CD" w16cex:dateUtc="2021-11-02T07:48:00Z"/>
  <w16cex:commentExtensible w16cex:durableId="252B7A05" w16cex:dateUtc="2021-11-02T07:49:00Z"/>
  <w16cex:commentExtensible w16cex:durableId="252B7C0D" w16cex:dateUtc="2021-11-02T07:57:00Z"/>
  <w16cex:commentExtensible w16cex:durableId="252B7CDF" w16cex:dateUtc="2021-11-02T08:01:00Z"/>
  <w16cex:commentExtensible w16cex:durableId="252B7D00" w16cex:dateUtc="2021-11-02T08:01:00Z"/>
  <w16cex:commentExtensible w16cex:durableId="252B7D30" w16cex:dateUtc="2021-11-02T08:02:00Z"/>
  <w16cex:commentExtensible w16cex:durableId="252B9FF9" w16cex:dateUtc="2021-11-02T08:07:00Z"/>
  <w16cex:commentExtensible w16cex:durableId="252B7E43" w16cex:dateUtc="2021-11-02T08:07:00Z"/>
  <w16cex:commentExtensible w16cex:durableId="252B7E64" w16cex:dateUtc="2021-11-02T08:07:00Z"/>
  <w16cex:commentExtensible w16cex:durableId="252B7EAD" w16cex:dateUtc="2021-11-02T08:09:00Z"/>
  <w16cex:commentExtensible w16cex:durableId="252B7F45" w16cex:dateUtc="2021-11-02T08:11:00Z"/>
  <w16cex:commentExtensible w16cex:durableId="252B7FC2" w16cex:dateUtc="2021-11-02T08:13:00Z"/>
  <w16cex:commentExtensible w16cex:durableId="252B80E9" w16cex:dateUtc="2021-11-02T08:18:00Z"/>
  <w16cex:commentExtensible w16cex:durableId="252B8012" w16cex:dateUtc="2021-11-02T08:14:00Z"/>
  <w16cex:commentExtensible w16cex:durableId="252B8031" w16cex:dateUtc="2021-11-02T08:15:00Z"/>
  <w16cex:commentExtensible w16cex:durableId="252B8125" w16cex:dateUtc="2021-11-02T08:19:00Z"/>
  <w16cex:commentExtensible w16cex:durableId="252B822E" w16cex:dateUtc="2021-11-02T08:23:00Z"/>
  <w16cex:commentExtensible w16cex:durableId="25530EEC" w16cex:dateUtc="2021-12-02T02:22:00Z"/>
  <w16cex:commentExtensible w16cex:durableId="25530F1F" w16cex:dateUtc="2021-12-02T02:23:00Z"/>
  <w16cex:commentExtensible w16cex:durableId="252B886B" w16cex:dateUtc="2021-11-02T08:50:00Z"/>
  <w16cex:commentExtensible w16cex:durableId="25532C8B" w16cex:dateUtc="2021-12-02T04:29:00Z"/>
  <w16cex:commentExtensible w16cex:durableId="252B889F" w16cex:dateUtc="2021-11-02T08:51:00Z"/>
  <w16cex:commentExtensible w16cex:durableId="25531286" w16cex:dateUtc="2021-12-02T02:38:00Z"/>
  <w16cex:commentExtensible w16cex:durableId="25531299" w16cex:dateUtc="2021-12-02T02:38:00Z"/>
  <w16cex:commentExtensible w16cex:durableId="252B88D5" w16cex:dateUtc="2021-11-02T08:52:00Z"/>
  <w16cex:commentExtensible w16cex:durableId="255312FA" w16cex:dateUtc="2021-12-02T02:40:00Z"/>
  <w16cex:commentExtensible w16cex:durableId="25531338" w16cex:dateUtc="2021-12-02T02:41:00Z"/>
  <w16cex:commentExtensible w16cex:durableId="252B8933" w16cex:dateUtc="2021-11-02T08:53:00Z"/>
  <w16cex:commentExtensible w16cex:durableId="252B8953" w16cex:dateUtc="2021-11-02T08:54:00Z"/>
  <w16cex:commentExtensible w16cex:durableId="255314E1" w16cex:dateUtc="2021-12-02T02:48:00Z"/>
  <w16cex:commentExtensible w16cex:durableId="2553155F" w16cex:dateUtc="2021-12-02T02:50:00Z"/>
  <w16cex:commentExtensible w16cex:durableId="255315AA" w16cex:dateUtc="2021-12-02T02:51:00Z"/>
  <w16cex:commentExtensible w16cex:durableId="2553157C" w16cex:dateUtc="2021-12-02T02:50:00Z"/>
  <w16cex:commentExtensible w16cex:durableId="255315F8" w16cex:dateUtc="2021-12-02T02:52:00Z"/>
  <w16cex:commentExtensible w16cex:durableId="2553162C" w16cex:dateUtc="2021-12-02T0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7856B0" w16cid:durableId="25530BBE"/>
  <w16cid:commentId w16cid:paraId="344757BC" w16cid:durableId="252B7C2E"/>
  <w16cid:commentId w16cid:paraId="7B6428B5" w16cid:durableId="252B7848"/>
  <w16cid:commentId w16cid:paraId="415EE95B" w16cid:durableId="252B7896"/>
  <w16cid:commentId w16cid:paraId="38A112A0" w16cid:durableId="252B7918"/>
  <w16cid:commentId w16cid:paraId="26DEE033" w16cid:durableId="252B795B"/>
  <w16cid:commentId w16cid:paraId="3A920522" w16cid:durableId="252B7996"/>
  <w16cid:commentId w16cid:paraId="4E2F36E1" w16cid:durableId="252B79CD"/>
  <w16cid:commentId w16cid:paraId="6ACC34BD" w16cid:durableId="252B7A05"/>
  <w16cid:commentId w16cid:paraId="6B11E91D" w16cid:durableId="252B7C0D"/>
  <w16cid:commentId w16cid:paraId="421804DB" w16cid:durableId="252B7CDF"/>
  <w16cid:commentId w16cid:paraId="6DDDE42C" w16cid:durableId="252B7D00"/>
  <w16cid:commentId w16cid:paraId="3FDC9332" w16cid:durableId="252B7D30"/>
  <w16cid:commentId w16cid:paraId="67E20E58" w16cid:durableId="252B9FF9"/>
  <w16cid:commentId w16cid:paraId="5B69F198" w16cid:durableId="252B7E43"/>
  <w16cid:commentId w16cid:paraId="3833CBA2" w16cid:durableId="252B7E64"/>
  <w16cid:commentId w16cid:paraId="4DCF3CF1" w16cid:durableId="252B7EAD"/>
  <w16cid:commentId w16cid:paraId="4D7B8657" w16cid:durableId="252B7F45"/>
  <w16cid:commentId w16cid:paraId="7EFB993E" w16cid:durableId="252B7FC2"/>
  <w16cid:commentId w16cid:paraId="3C1D5D41" w16cid:durableId="252B80E9"/>
  <w16cid:commentId w16cid:paraId="14D54022" w16cid:durableId="252B8012"/>
  <w16cid:commentId w16cid:paraId="538A9F37" w16cid:durableId="252B8031"/>
  <w16cid:commentId w16cid:paraId="6AF7AD1D" w16cid:durableId="252B8125"/>
  <w16cid:commentId w16cid:paraId="70937D75" w16cid:durableId="252B822E"/>
  <w16cid:commentId w16cid:paraId="21C27EFF" w16cid:durableId="25530EEC"/>
  <w16cid:commentId w16cid:paraId="75249942" w16cid:durableId="25530F1F"/>
  <w16cid:commentId w16cid:paraId="26C12B75" w16cid:durableId="252B886B"/>
  <w16cid:commentId w16cid:paraId="46817992" w16cid:durableId="25532C8B"/>
  <w16cid:commentId w16cid:paraId="16B8DFEE" w16cid:durableId="252B889F"/>
  <w16cid:commentId w16cid:paraId="63E4BBBA" w16cid:durableId="25531286"/>
  <w16cid:commentId w16cid:paraId="4E9EB9E0" w16cid:durableId="25531299"/>
  <w16cid:commentId w16cid:paraId="7F528B85" w16cid:durableId="252B88D5"/>
  <w16cid:commentId w16cid:paraId="4EA1EB7D" w16cid:durableId="255312FA"/>
  <w16cid:commentId w16cid:paraId="59CAF32D" w16cid:durableId="25531338"/>
  <w16cid:commentId w16cid:paraId="641A3E3D" w16cid:durableId="252B8933"/>
  <w16cid:commentId w16cid:paraId="152C2E1A" w16cid:durableId="252B8953"/>
  <w16cid:commentId w16cid:paraId="447F6A69" w16cid:durableId="255314E1"/>
  <w16cid:commentId w16cid:paraId="2D6C94B9" w16cid:durableId="2553155F"/>
  <w16cid:commentId w16cid:paraId="48A5091E" w16cid:durableId="255315AA"/>
  <w16cid:commentId w16cid:paraId="5EC4D527" w16cid:durableId="2553157C"/>
  <w16cid:commentId w16cid:paraId="0C812EED" w16cid:durableId="255315F8"/>
  <w16cid:commentId w16cid:paraId="51CB70D1" w16cid:durableId="255316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6FB8" w14:textId="77777777" w:rsidR="00571DFC" w:rsidRDefault="00571DFC">
      <w:pPr>
        <w:spacing w:after="0"/>
      </w:pPr>
      <w:r>
        <w:separator/>
      </w:r>
    </w:p>
  </w:endnote>
  <w:endnote w:type="continuationSeparator" w:id="0">
    <w:p w14:paraId="7207713C" w14:textId="77777777" w:rsidR="00571DFC" w:rsidRDefault="00571DF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ABCFF" w14:textId="77777777" w:rsidR="00571DFC" w:rsidRDefault="00571DFC">
      <w:r>
        <w:separator/>
      </w:r>
    </w:p>
  </w:footnote>
  <w:footnote w:type="continuationSeparator" w:id="0">
    <w:p w14:paraId="64F033F9" w14:textId="77777777" w:rsidR="00571DFC" w:rsidRDefault="00571D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A32C3732"/>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 w15:restartNumberingAfterBreak="0">
    <w:nsid w:val="EA454B4C"/>
    <w:multiLevelType w:val="multilevel"/>
    <w:tmpl w:val="1C16BD8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FFFFFF7C"/>
    <w:multiLevelType w:val="singleLevel"/>
    <w:tmpl w:val="5C32770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F22EFCE"/>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89A6218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DD9059D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0AF0FC08"/>
    <w:lvl w:ilvl="0">
      <w:start w:val="1"/>
      <w:numFmt w:val="bullet"/>
      <w:lvlText w:val=""/>
      <w:lvlJc w:val="left"/>
      <w:pPr>
        <w:tabs>
          <w:tab w:val="num" w:pos="1492"/>
        </w:tabs>
        <w:ind w:left="1492" w:hanging="360"/>
      </w:pPr>
      <w:rPr>
        <w:rFonts w:ascii="Symbol" w:hAnsi="Symbol" w:cs="Symbol" w:hint="default"/>
      </w:rPr>
    </w:lvl>
  </w:abstractNum>
  <w:abstractNum w:abstractNumId="7" w15:restartNumberingAfterBreak="0">
    <w:nsid w:val="FFFFFF81"/>
    <w:multiLevelType w:val="singleLevel"/>
    <w:tmpl w:val="C63EE59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F84E7E52"/>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3AE85C5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45E4A09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665A2AAC"/>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FB4C402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8788DDB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C13462E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0A99412"/>
    <w:multiLevelType w:val="multilevel"/>
    <w:tmpl w:val="6E762DC4"/>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16" w15:restartNumberingAfterBreak="0">
    <w:nsid w:val="00A99413"/>
    <w:multiLevelType w:val="multilevel"/>
    <w:tmpl w:val="2F7AA850"/>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17" w15:restartNumberingAfterBreak="0">
    <w:nsid w:val="0BC657B3"/>
    <w:multiLevelType w:val="multilevel"/>
    <w:tmpl w:val="040C001D"/>
    <w:numStyleLink w:val="Defaultul"/>
  </w:abstractNum>
  <w:abstractNum w:abstractNumId="18"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0"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89B7C2A"/>
    <w:multiLevelType w:val="multilevel"/>
    <w:tmpl w:val="4B88F872"/>
    <w:numStyleLink w:val="Defaultol"/>
  </w:abstractNum>
  <w:abstractNum w:abstractNumId="24" w15:restartNumberingAfterBreak="0">
    <w:nsid w:val="2C1AE401"/>
    <w:multiLevelType w:val="multilevel"/>
    <w:tmpl w:val="27A2CE3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5"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7261BAD"/>
    <w:multiLevelType w:val="multilevel"/>
    <w:tmpl w:val="4712FD0E"/>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29"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1315DCA"/>
    <w:multiLevelType w:val="multilevel"/>
    <w:tmpl w:val="A51A64B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8191783"/>
    <w:multiLevelType w:val="multilevel"/>
    <w:tmpl w:val="4B88F87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pStyle w:val="Heading5"/>
      <w:lvlText w:val="%1.%2.%3.%4.%5."/>
      <w:lvlJc w:val="left"/>
      <w:pPr>
        <w:ind w:left="2232" w:hanging="792"/>
      </w:pPr>
    </w:lvl>
    <w:lvl w:ilvl="5">
      <w:start w:val="1"/>
      <w:numFmt w:val="decimal"/>
      <w:pStyle w:val="Heading6"/>
      <w:lvlText w:val="%1.%2.%3.%4.%5.%6."/>
      <w:lvlJc w:val="left"/>
      <w:pPr>
        <w:ind w:left="2736" w:hanging="936"/>
      </w:pPr>
    </w:lvl>
    <w:lvl w:ilvl="6">
      <w:start w:val="1"/>
      <w:numFmt w:val="decimal"/>
      <w:pStyle w:val="Heading7"/>
      <w:lvlText w:val="%1.%2.%3.%4.%5.%6.%7."/>
      <w:lvlJc w:val="left"/>
      <w:pPr>
        <w:ind w:left="3240" w:hanging="1080"/>
      </w:pPr>
    </w:lvl>
    <w:lvl w:ilvl="7">
      <w:start w:val="1"/>
      <w:numFmt w:val="decimal"/>
      <w:pStyle w:val="Heading8"/>
      <w:lvlText w:val="%1.%2.%3.%4.%5.%6.%7.%8."/>
      <w:lvlJc w:val="left"/>
      <w:pPr>
        <w:ind w:left="3744" w:hanging="1224"/>
      </w:pPr>
    </w:lvl>
    <w:lvl w:ilvl="8">
      <w:start w:val="1"/>
      <w:numFmt w:val="decimal"/>
      <w:pStyle w:val="Heading9"/>
      <w:lvlText w:val="%1.%2.%3.%4.%5.%6.%7.%8.%9."/>
      <w:lvlJc w:val="left"/>
      <w:pPr>
        <w:ind w:left="4320" w:hanging="1440"/>
      </w:pPr>
    </w:lvl>
  </w:abstractNum>
  <w:abstractNum w:abstractNumId="3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6"/>
  </w:num>
  <w:num w:numId="3">
    <w:abstractNumId w:val="7"/>
  </w:num>
  <w:num w:numId="4">
    <w:abstractNumId w:val="8"/>
  </w:num>
  <w:num w:numId="5">
    <w:abstractNumId w:val="9"/>
  </w:num>
  <w:num w:numId="6">
    <w:abstractNumId w:val="11"/>
  </w:num>
  <w:num w:numId="7">
    <w:abstractNumId w:val="2"/>
  </w:num>
  <w:num w:numId="8">
    <w:abstractNumId w:val="3"/>
  </w:num>
  <w:num w:numId="9">
    <w:abstractNumId w:val="4"/>
  </w:num>
  <w:num w:numId="10">
    <w:abstractNumId w:val="5"/>
  </w:num>
  <w:num w:numId="11">
    <w:abstractNumId w:val="10"/>
  </w:num>
  <w:num w:numId="12">
    <w:abstractNumId w:val="32"/>
  </w:num>
  <w:num w:numId="13">
    <w:abstractNumId w:val="30"/>
  </w:num>
  <w:num w:numId="14">
    <w:abstractNumId w:val="29"/>
  </w:num>
  <w:num w:numId="15">
    <w:abstractNumId w:val="27"/>
  </w:num>
  <w:num w:numId="16">
    <w:abstractNumId w:val="20"/>
  </w:num>
  <w:num w:numId="17">
    <w:abstractNumId w:val="21"/>
  </w:num>
  <w:num w:numId="18">
    <w:abstractNumId w:val="34"/>
  </w:num>
  <w:num w:numId="19">
    <w:abstractNumId w:val="26"/>
  </w:num>
  <w:num w:numId="20">
    <w:abstractNumId w:val="33"/>
  </w:num>
  <w:num w:numId="21">
    <w:abstractNumId w:val="18"/>
  </w:num>
  <w:num w:numId="22">
    <w:abstractNumId w:val="22"/>
  </w:num>
  <w:num w:numId="23">
    <w:abstractNumId w:val="25"/>
  </w:num>
  <w:num w:numId="24">
    <w:abstractNumId w:val="17"/>
  </w:num>
  <w:num w:numId="25">
    <w:abstractNumId w:val="23"/>
  </w:num>
  <w:num w:numId="26">
    <w:abstractNumId w:val="24"/>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31"/>
  </w:num>
  <w:num w:numId="31">
    <w:abstractNumId w:val="31"/>
  </w:num>
  <w:num w:numId="32">
    <w:abstractNumId w:val="31"/>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8"/>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5">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36">
    <w:abstractNumId w:val="12"/>
  </w:num>
  <w:num w:numId="3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num>
  <w:num w:numId="39">
    <w:abstractNumId w:val="13"/>
  </w:num>
  <w:num w:numId="40">
    <w:abstractNumId w:val="13"/>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3">
    <w:abstractNumId w:val="1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nald Geskus">
    <w15:presenceInfo w15:providerId="Windows Live" w15:userId="b23ae8e08b997368"/>
  </w15:person>
  <w15:person w15:author="Ronald Geskus [2]">
    <w15:presenceInfo w15:providerId="Windows Live" w15:userId="d9cef5f2299597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7C67"/>
    <w:rsid w:val="00025558"/>
    <w:rsid w:val="000479AE"/>
    <w:rsid w:val="00055CD7"/>
    <w:rsid w:val="000840BB"/>
    <w:rsid w:val="000A6D74"/>
    <w:rsid w:val="00125BD4"/>
    <w:rsid w:val="001D52AA"/>
    <w:rsid w:val="002A3923"/>
    <w:rsid w:val="002C22B4"/>
    <w:rsid w:val="002E23D7"/>
    <w:rsid w:val="002E73BE"/>
    <w:rsid w:val="002F4D53"/>
    <w:rsid w:val="00327C67"/>
    <w:rsid w:val="004150BB"/>
    <w:rsid w:val="00443DC6"/>
    <w:rsid w:val="00447A37"/>
    <w:rsid w:val="004609AB"/>
    <w:rsid w:val="00474847"/>
    <w:rsid w:val="004B7375"/>
    <w:rsid w:val="004C7342"/>
    <w:rsid w:val="004F205F"/>
    <w:rsid w:val="00571DFC"/>
    <w:rsid w:val="005E4248"/>
    <w:rsid w:val="00600BCF"/>
    <w:rsid w:val="00625D76"/>
    <w:rsid w:val="0066088D"/>
    <w:rsid w:val="006C6FB9"/>
    <w:rsid w:val="006C78FB"/>
    <w:rsid w:val="006E5C84"/>
    <w:rsid w:val="006F6822"/>
    <w:rsid w:val="00716B84"/>
    <w:rsid w:val="00721D78"/>
    <w:rsid w:val="00725148"/>
    <w:rsid w:val="007521E2"/>
    <w:rsid w:val="00775863"/>
    <w:rsid w:val="00795499"/>
    <w:rsid w:val="007A2EBD"/>
    <w:rsid w:val="007B19C4"/>
    <w:rsid w:val="008433D3"/>
    <w:rsid w:val="0084376F"/>
    <w:rsid w:val="0088392B"/>
    <w:rsid w:val="008E2647"/>
    <w:rsid w:val="008E5FD5"/>
    <w:rsid w:val="00A77EDD"/>
    <w:rsid w:val="00A85A49"/>
    <w:rsid w:val="00AC3862"/>
    <w:rsid w:val="00AC58D7"/>
    <w:rsid w:val="00AE200B"/>
    <w:rsid w:val="00B60872"/>
    <w:rsid w:val="00BA3B5E"/>
    <w:rsid w:val="00BC351A"/>
    <w:rsid w:val="00BD2820"/>
    <w:rsid w:val="00BF2255"/>
    <w:rsid w:val="00C11D43"/>
    <w:rsid w:val="00C33216"/>
    <w:rsid w:val="00C53658"/>
    <w:rsid w:val="00CC4275"/>
    <w:rsid w:val="00CD498A"/>
    <w:rsid w:val="00D24E17"/>
    <w:rsid w:val="00D77CF7"/>
    <w:rsid w:val="00D93B8F"/>
    <w:rsid w:val="00DA62E0"/>
    <w:rsid w:val="00DC09F4"/>
    <w:rsid w:val="00DD651F"/>
    <w:rsid w:val="00E11D37"/>
    <w:rsid w:val="00E271A0"/>
    <w:rsid w:val="00ED0983"/>
    <w:rsid w:val="00F15B93"/>
    <w:rsid w:val="00FA605B"/>
    <w:rsid w:val="00FE5DD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88EDA"/>
  <w15:docId w15:val="{9A6F7ED3-FDE7-40BB-9C38-B4C90A9E5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65B7"/>
    <w:rPr>
      <w:rFonts w:ascii="Times New Roman" w:hAnsi="Times New Roman"/>
    </w:rPr>
  </w:style>
  <w:style w:type="paragraph" w:styleId="Heading1">
    <w:name w:val="heading 1"/>
    <w:basedOn w:val="Normal"/>
    <w:next w:val="BodyText"/>
    <w:uiPriority w:val="9"/>
    <w:qFormat/>
    <w:rsid w:val="006C65B7"/>
    <w:pPr>
      <w:keepNext/>
      <w:keepLines/>
      <w:numPr>
        <w:numId w:val="20"/>
      </w:numPr>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6C65B7"/>
    <w:pPr>
      <w:keepNext/>
      <w:keepLines/>
      <w:numPr>
        <w:ilvl w:val="1"/>
        <w:numId w:val="20"/>
      </w:numPr>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6C65B7"/>
    <w:pPr>
      <w:keepNext/>
      <w:keepLines/>
      <w:numPr>
        <w:ilvl w:val="2"/>
        <w:numId w:val="20"/>
      </w:numPr>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6C65B7"/>
    <w:pPr>
      <w:keepNext/>
      <w:keepLines/>
      <w:numPr>
        <w:ilvl w:val="3"/>
        <w:numId w:val="20"/>
      </w:numPr>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6C65B7"/>
    <w:pPr>
      <w:keepNext/>
      <w:keepLines/>
      <w:numPr>
        <w:ilvl w:val="4"/>
        <w:numId w:val="20"/>
      </w:numPr>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6C65B7"/>
    <w:pPr>
      <w:keepNext/>
      <w:keepLines/>
      <w:numPr>
        <w:ilvl w:val="5"/>
        <w:numId w:val="20"/>
      </w:numPr>
      <w:spacing w:before="200" w:after="0"/>
      <w:outlineLvl w:val="5"/>
    </w:pPr>
    <w:rPr>
      <w:rFonts w:eastAsiaTheme="majorEastAsia" w:cstheme="majorBidi"/>
      <w:color w:val="000000" w:themeColor="text1"/>
    </w:rPr>
  </w:style>
  <w:style w:type="paragraph" w:styleId="Heading7">
    <w:name w:val="heading 7"/>
    <w:basedOn w:val="Normal"/>
    <w:next w:val="BodyText"/>
    <w:uiPriority w:val="9"/>
    <w:unhideWhenUsed/>
    <w:qFormat/>
    <w:rsid w:val="006C65B7"/>
    <w:pPr>
      <w:keepNext/>
      <w:keepLines/>
      <w:numPr>
        <w:ilvl w:val="6"/>
        <w:numId w:val="20"/>
      </w:numPr>
      <w:spacing w:before="200" w:after="0"/>
      <w:outlineLvl w:val="6"/>
    </w:pPr>
    <w:rPr>
      <w:rFonts w:eastAsiaTheme="majorEastAsia" w:cstheme="majorBidi"/>
      <w:color w:val="000000" w:themeColor="text1"/>
    </w:rPr>
  </w:style>
  <w:style w:type="paragraph" w:styleId="Heading8">
    <w:name w:val="heading 8"/>
    <w:basedOn w:val="Normal"/>
    <w:next w:val="BodyText"/>
    <w:uiPriority w:val="9"/>
    <w:unhideWhenUsed/>
    <w:qFormat/>
    <w:rsid w:val="006C65B7"/>
    <w:pPr>
      <w:keepNext/>
      <w:keepLines/>
      <w:numPr>
        <w:ilvl w:val="7"/>
        <w:numId w:val="20"/>
      </w:numPr>
      <w:spacing w:before="200" w:after="0"/>
      <w:outlineLvl w:val="7"/>
    </w:pPr>
    <w:rPr>
      <w:rFonts w:eastAsiaTheme="majorEastAsia" w:cstheme="majorBidi"/>
      <w:color w:val="000000" w:themeColor="text1"/>
    </w:rPr>
  </w:style>
  <w:style w:type="paragraph" w:styleId="Heading9">
    <w:name w:val="heading 9"/>
    <w:basedOn w:val="Normal"/>
    <w:next w:val="BodyText"/>
    <w:uiPriority w:val="9"/>
    <w:unhideWhenUsed/>
    <w:qFormat/>
    <w:rsid w:val="006C65B7"/>
    <w:pPr>
      <w:keepNext/>
      <w:keepLines/>
      <w:numPr>
        <w:ilvl w:val="8"/>
        <w:numId w:val="20"/>
      </w:numPr>
      <w:spacing w:before="200" w:after="0"/>
      <w:outlineLvl w:val="8"/>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C65B7"/>
    <w:pPr>
      <w:spacing w:before="180" w:after="180"/>
    </w:pPr>
  </w:style>
  <w:style w:type="paragraph" w:customStyle="1" w:styleId="FirstParagraph">
    <w:name w:val="First Paragraph"/>
    <w:basedOn w:val="BodyText"/>
    <w:next w:val="BodyText"/>
    <w:qFormat/>
    <w:rsid w:val="006C65B7"/>
  </w:style>
  <w:style w:type="paragraph" w:customStyle="1" w:styleId="Compact">
    <w:name w:val="Compact"/>
    <w:basedOn w:val="BodyText"/>
    <w:qFormat/>
    <w:pPr>
      <w:spacing w:before="36" w:after="36"/>
    </w:pPr>
  </w:style>
  <w:style w:type="paragraph" w:styleId="Title">
    <w:name w:val="Title"/>
    <w:basedOn w:val="Normal"/>
    <w:next w:val="BodyText"/>
    <w:qFormat/>
    <w:rsid w:val="006C65B7"/>
    <w:pPr>
      <w:keepNext/>
      <w:keepLines/>
      <w:pBdr>
        <w:bottom w:val="single" w:sz="4" w:space="1" w:color="auto"/>
      </w:pBdr>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rsid w:val="009137D8"/>
    <w:pPr>
      <w:pBdr>
        <w:bottom w:val="none" w:sz="0" w:space="0" w:color="auto"/>
      </w:pBdr>
      <w:spacing w:before="240"/>
    </w:pPr>
    <w:rPr>
      <w:sz w:val="30"/>
      <w:szCs w:val="30"/>
    </w:rPr>
  </w:style>
  <w:style w:type="paragraph" w:customStyle="1" w:styleId="Author">
    <w:name w:val="Author"/>
    <w:next w:val="BodyText"/>
    <w:qFormat/>
    <w:rsid w:val="006C65B7"/>
    <w:pPr>
      <w:keepNext/>
      <w:keepLines/>
      <w:jc w:val="center"/>
    </w:pPr>
    <w:rPr>
      <w:rFonts w:ascii="Times New Roman" w:hAnsi="Times New Roman"/>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6C65B7"/>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6C65B7"/>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6C65B7"/>
    <w:pPr>
      <w:spacing w:after="120"/>
    </w:pPr>
    <w:rPr>
      <w:i/>
    </w:rPr>
  </w:style>
  <w:style w:type="paragraph" w:customStyle="1" w:styleId="TableCaption">
    <w:name w:val="Table Caption"/>
    <w:basedOn w:val="Caption"/>
    <w:rsid w:val="009137D8"/>
    <w:pPr>
      <w:keepNext/>
      <w:jc w:val="center"/>
    </w:pPr>
  </w:style>
  <w:style w:type="paragraph" w:customStyle="1" w:styleId="ImageCaption">
    <w:name w:val="Image Caption"/>
    <w:basedOn w:val="Caption"/>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rsid w:val="006C65B7"/>
  </w:style>
  <w:style w:type="character" w:customStyle="1" w:styleId="CaptionChar">
    <w:name w:val="Caption Char"/>
    <w:basedOn w:val="DefaultParagraphFont"/>
    <w:link w:val="Caption"/>
    <w:rsid w:val="006C65B7"/>
    <w:rPr>
      <w:rFonts w:ascii="Times New Roman" w:hAnsi="Times New Roman"/>
      <w:i/>
    </w:rPr>
  </w:style>
  <w:style w:type="character" w:customStyle="1" w:styleId="VerbatimChar">
    <w:name w:val="Verbatim Char"/>
    <w:basedOn w:val="CaptionChar"/>
    <w:link w:val="SourceCode"/>
    <w:rsid w:val="009137D8"/>
    <w:rPr>
      <w:rFonts w:ascii="Consolas" w:hAnsi="Consolas"/>
      <w:i/>
      <w:color w:val="C00000"/>
      <w:sz w:val="22"/>
      <w:u w:val="none"/>
      <w:bdr w:val="none" w:sz="0" w:space="0" w:color="auto"/>
      <w:shd w:val="clear" w:color="auto" w:fill="F2F2F2" w:themeFill="background1" w:themeFillShade="F2"/>
    </w:rPr>
  </w:style>
  <w:style w:type="character" w:styleId="FootnoteReference">
    <w:name w:val="footnote reference"/>
    <w:basedOn w:val="CaptionChar"/>
    <w:rPr>
      <w:rFonts w:ascii="Times New Roman" w:hAnsi="Times New Roman"/>
      <w:i/>
      <w:vertAlign w:val="superscript"/>
    </w:rPr>
  </w:style>
  <w:style w:type="character" w:styleId="Hyperlink">
    <w:name w:val="Hyperlink"/>
    <w:basedOn w:val="CaptionChar"/>
    <w:rsid w:val="009137D8"/>
    <w:rPr>
      <w:rFonts w:ascii="Times New Roman" w:hAnsi="Times New Roman"/>
      <w:i/>
      <w:color w:val="C00000"/>
    </w:rPr>
  </w:style>
  <w:style w:type="paragraph" w:styleId="TOCHeading">
    <w:name w:val="TOC Heading"/>
    <w:basedOn w:val="Heading1"/>
    <w:next w:val="BodyText"/>
    <w:uiPriority w:val="39"/>
    <w:unhideWhenUsed/>
    <w:qFormat/>
    <w:rsid w:val="009137D8"/>
    <w:pPr>
      <w:numPr>
        <w:numId w:val="0"/>
      </w:numPr>
      <w:spacing w:before="240" w:line="259" w:lineRule="auto"/>
      <w:jc w:val="center"/>
      <w:outlineLvl w:val="9"/>
    </w:pPr>
    <w:rPr>
      <w:b w:val="0"/>
      <w:bCs w:val="0"/>
    </w:rPr>
  </w:style>
  <w:style w:type="character" w:customStyle="1" w:styleId="BodyTextChar">
    <w:name w:val="Body Text Char"/>
    <w:basedOn w:val="DefaultParagraphFont"/>
    <w:link w:val="BodyText"/>
    <w:rsid w:val="006C65B7"/>
    <w:rPr>
      <w:rFonts w:ascii="Times New Roman" w:hAnsi="Times New Roman"/>
    </w:rPr>
  </w:style>
  <w:style w:type="paragraph" w:styleId="ListParagraph">
    <w:name w:val="List Paragraph"/>
    <w:basedOn w:val="Normal"/>
    <w:rsid w:val="005E0C3D"/>
    <w:pPr>
      <w:ind w:left="720"/>
      <w:contextualSpacing/>
    </w:pPr>
  </w:style>
  <w:style w:type="numbering" w:customStyle="1" w:styleId="Defaultul">
    <w:name w:val="Default ul"/>
    <w:basedOn w:val="NoList"/>
    <w:uiPriority w:val="99"/>
    <w:rsid w:val="005E0C3D"/>
    <w:pPr>
      <w:numPr>
        <w:numId w:val="22"/>
      </w:numPr>
    </w:pPr>
  </w:style>
  <w:style w:type="numbering" w:customStyle="1" w:styleId="Defaultol">
    <w:name w:val="Default ol"/>
    <w:basedOn w:val="NoList"/>
    <w:uiPriority w:val="99"/>
    <w:rsid w:val="005E0C3D"/>
    <w:pPr>
      <w:numPr>
        <w:numId w:val="23"/>
      </w:numPr>
    </w:pPr>
  </w:style>
  <w:style w:type="paragraph" w:styleId="Footer">
    <w:name w:val="footer"/>
    <w:basedOn w:val="Normal"/>
    <w:link w:val="FooterChar"/>
    <w:unhideWhenUsed/>
    <w:rsid w:val="00676DF8"/>
    <w:pPr>
      <w:tabs>
        <w:tab w:val="center" w:pos="4536"/>
        <w:tab w:val="right" w:pos="9072"/>
      </w:tabs>
      <w:spacing w:after="0"/>
    </w:pPr>
  </w:style>
  <w:style w:type="character" w:customStyle="1" w:styleId="FooterChar">
    <w:name w:val="Footer Char"/>
    <w:basedOn w:val="DefaultParagraphFont"/>
    <w:link w:val="Footer"/>
    <w:rsid w:val="00676DF8"/>
  </w:style>
  <w:style w:type="character" w:styleId="PageNumber">
    <w:name w:val="page number"/>
    <w:basedOn w:val="DefaultParagraphFont"/>
    <w:semiHidden/>
    <w:unhideWhenUsed/>
    <w:rsid w:val="006C65B7"/>
    <w:rPr>
      <w:rFonts w:ascii="Times New Roman" w:hAnsi="Times New Roman"/>
    </w:rPr>
  </w:style>
  <w:style w:type="paragraph" w:styleId="Header">
    <w:name w:val="header"/>
    <w:basedOn w:val="Normal"/>
    <w:link w:val="HeaderChar"/>
    <w:unhideWhenUsed/>
    <w:rsid w:val="003F65B2"/>
    <w:pPr>
      <w:tabs>
        <w:tab w:val="center" w:pos="4536"/>
        <w:tab w:val="right" w:pos="9072"/>
      </w:tabs>
      <w:spacing w:after="0"/>
    </w:pPr>
  </w:style>
  <w:style w:type="character" w:customStyle="1" w:styleId="HeaderChar">
    <w:name w:val="Header Char"/>
    <w:basedOn w:val="DefaultParagraphFont"/>
    <w:link w:val="Header"/>
    <w:rsid w:val="003F65B2"/>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u w:val="none"/>
      <w:bdr w:val="none" w:sz="0" w:space="0" w:color="auto"/>
      <w:shd w:val="clear" w:color="auto" w:fill="F8F8F8"/>
    </w:rPr>
  </w:style>
  <w:style w:type="character" w:customStyle="1" w:styleId="DataTypeTok">
    <w:name w:val="DataTypeTok"/>
    <w:basedOn w:val="VerbatimChar"/>
    <w:rPr>
      <w:rFonts w:ascii="Consolas" w:hAnsi="Consolas"/>
      <w:i/>
      <w:color w:val="204A87"/>
      <w:sz w:val="22"/>
      <w:u w:val="none"/>
      <w:bdr w:val="none" w:sz="0" w:space="0" w:color="auto"/>
      <w:shd w:val="clear" w:color="auto" w:fill="F8F8F8"/>
    </w:rPr>
  </w:style>
  <w:style w:type="character" w:customStyle="1" w:styleId="DecValTok">
    <w:name w:val="DecValTok"/>
    <w:basedOn w:val="VerbatimChar"/>
    <w:rPr>
      <w:rFonts w:ascii="Consolas" w:hAnsi="Consolas"/>
      <w:i/>
      <w:color w:val="0000CF"/>
      <w:sz w:val="22"/>
      <w:u w:val="none"/>
      <w:bdr w:val="none" w:sz="0" w:space="0" w:color="auto"/>
      <w:shd w:val="clear" w:color="auto" w:fill="F8F8F8"/>
    </w:rPr>
  </w:style>
  <w:style w:type="character" w:customStyle="1" w:styleId="BaseNTok">
    <w:name w:val="BaseNTok"/>
    <w:basedOn w:val="VerbatimChar"/>
    <w:rPr>
      <w:rFonts w:ascii="Consolas" w:hAnsi="Consolas"/>
      <w:i/>
      <w:color w:val="0000CF"/>
      <w:sz w:val="22"/>
      <w:u w:val="none"/>
      <w:bdr w:val="none" w:sz="0" w:space="0" w:color="auto"/>
      <w:shd w:val="clear" w:color="auto" w:fill="F8F8F8"/>
    </w:rPr>
  </w:style>
  <w:style w:type="character" w:customStyle="1" w:styleId="FloatTok">
    <w:name w:val="FloatTok"/>
    <w:basedOn w:val="VerbatimChar"/>
    <w:rPr>
      <w:rFonts w:ascii="Consolas" w:hAnsi="Consolas"/>
      <w:i/>
      <w:color w:val="0000CF"/>
      <w:sz w:val="22"/>
      <w:u w:val="none"/>
      <w:bdr w:val="none" w:sz="0" w:space="0" w:color="auto"/>
      <w:shd w:val="clear" w:color="auto" w:fill="F8F8F8"/>
    </w:rPr>
  </w:style>
  <w:style w:type="character" w:customStyle="1" w:styleId="ConstantTok">
    <w:name w:val="ConstantTok"/>
    <w:basedOn w:val="VerbatimChar"/>
    <w:rPr>
      <w:rFonts w:ascii="Consolas" w:hAnsi="Consolas"/>
      <w:i/>
      <w:color w:val="000000"/>
      <w:sz w:val="22"/>
      <w:u w:val="none"/>
      <w:bdr w:val="none" w:sz="0" w:space="0" w:color="auto"/>
      <w:shd w:val="clear" w:color="auto" w:fill="F8F8F8"/>
    </w:rPr>
  </w:style>
  <w:style w:type="character" w:customStyle="1" w:styleId="CharTok">
    <w:name w:val="CharTok"/>
    <w:basedOn w:val="VerbatimChar"/>
    <w:rPr>
      <w:rFonts w:ascii="Consolas" w:hAnsi="Consolas"/>
      <w:i/>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i/>
      <w:color w:val="000000"/>
      <w:sz w:val="22"/>
      <w:u w:val="none"/>
      <w:bdr w:val="none" w:sz="0" w:space="0" w:color="auto"/>
      <w:shd w:val="clear" w:color="auto" w:fill="F8F8F8"/>
    </w:rPr>
  </w:style>
  <w:style w:type="character" w:customStyle="1" w:styleId="StringTok">
    <w:name w:val="StringTok"/>
    <w:basedOn w:val="VerbatimChar"/>
    <w:rPr>
      <w:rFonts w:ascii="Consolas" w:hAnsi="Consolas"/>
      <w:i/>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i/>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i/>
      <w:color w:val="4E9A06"/>
      <w:sz w:val="22"/>
      <w:u w:val="none"/>
      <w:bdr w:val="none" w:sz="0" w:space="0" w:color="auto"/>
      <w:shd w:val="clear" w:color="auto" w:fill="F8F8F8"/>
    </w:rPr>
  </w:style>
  <w:style w:type="character" w:customStyle="1" w:styleId="ImportTok">
    <w:name w:val="ImportTok"/>
    <w:basedOn w:val="VerbatimChar"/>
    <w:rPr>
      <w:rFonts w:ascii="Consolas" w:hAnsi="Consolas"/>
      <w:i/>
      <w:color w:val="C00000"/>
      <w:sz w:val="22"/>
      <w:u w:val="none"/>
      <w:bdr w:val="none" w:sz="0" w:space="0" w:color="auto"/>
      <w:shd w:val="clear" w:color="auto" w:fill="F8F8F8"/>
    </w:rPr>
  </w:style>
  <w:style w:type="character" w:customStyle="1" w:styleId="CommentTok">
    <w:name w:val="CommentTok"/>
    <w:basedOn w:val="VerbatimChar"/>
    <w:rPr>
      <w:rFonts w:ascii="Consolas" w:hAnsi="Consolas"/>
      <w:i w:val="0"/>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val="0"/>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val="0"/>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val="0"/>
      <w:color w:val="8F5902"/>
      <w:sz w:val="22"/>
      <w:u w:val="none"/>
      <w:bdr w:val="none" w:sz="0" w:space="0" w:color="auto"/>
      <w:shd w:val="clear" w:color="auto" w:fill="F8F8F8"/>
    </w:rPr>
  </w:style>
  <w:style w:type="character" w:customStyle="1" w:styleId="OtherTok">
    <w:name w:val="OtherTok"/>
    <w:basedOn w:val="VerbatimChar"/>
    <w:rPr>
      <w:rFonts w:ascii="Consolas" w:hAnsi="Consolas"/>
      <w:i/>
      <w:color w:val="8F5902"/>
      <w:sz w:val="22"/>
      <w:u w:val="none"/>
      <w:bdr w:val="none" w:sz="0" w:space="0" w:color="auto"/>
      <w:shd w:val="clear" w:color="auto" w:fill="F8F8F8"/>
    </w:rPr>
  </w:style>
  <w:style w:type="character" w:customStyle="1" w:styleId="FunctionTok">
    <w:name w:val="FunctionTok"/>
    <w:basedOn w:val="VerbatimChar"/>
    <w:rPr>
      <w:rFonts w:ascii="Consolas" w:hAnsi="Consolas"/>
      <w:i/>
      <w:color w:val="000000"/>
      <w:sz w:val="22"/>
      <w:u w:val="none"/>
      <w:bdr w:val="none" w:sz="0" w:space="0" w:color="auto"/>
      <w:shd w:val="clear" w:color="auto" w:fill="F8F8F8"/>
    </w:rPr>
  </w:style>
  <w:style w:type="character" w:customStyle="1" w:styleId="VariableTok">
    <w:name w:val="VariableTok"/>
    <w:basedOn w:val="VerbatimChar"/>
    <w:rPr>
      <w:rFonts w:ascii="Consolas" w:hAnsi="Consolas"/>
      <w:i/>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i/>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i/>
      <w:color w:val="CE5C00"/>
      <w:sz w:val="22"/>
      <w:u w:val="none"/>
      <w:bdr w:val="none" w:sz="0" w:space="0" w:color="auto"/>
      <w:shd w:val="clear" w:color="auto" w:fill="F8F8F8"/>
    </w:rPr>
  </w:style>
  <w:style w:type="character" w:customStyle="1" w:styleId="BuiltInTok">
    <w:name w:val="BuiltInTok"/>
    <w:basedOn w:val="VerbatimChar"/>
    <w:rPr>
      <w:rFonts w:ascii="Consolas" w:hAnsi="Consolas"/>
      <w:i/>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i/>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val="0"/>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i/>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i/>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val="0"/>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val="0"/>
      <w:color w:val="8F5902"/>
      <w:sz w:val="22"/>
      <w:u w:val="none"/>
      <w:bdr w:val="none" w:sz="0" w:space="0" w:color="auto"/>
      <w:shd w:val="clear" w:color="auto" w:fill="F8F8F8"/>
    </w:rPr>
  </w:style>
  <w:style w:type="character" w:customStyle="1" w:styleId="AlertTok">
    <w:name w:val="AlertTok"/>
    <w:basedOn w:val="VerbatimChar"/>
    <w:rPr>
      <w:rFonts w:ascii="Consolas" w:hAnsi="Consolas"/>
      <w:i/>
      <w:color w:val="EF2929"/>
      <w:sz w:val="22"/>
      <w:u w:val="none"/>
      <w:bdr w:val="none" w:sz="0" w:space="0" w:color="auto"/>
      <w:shd w:val="clear" w:color="auto" w:fill="F8F8F8"/>
    </w:rPr>
  </w:style>
  <w:style w:type="character" w:customStyle="1" w:styleId="ErrorTok">
    <w:name w:val="ErrorTok"/>
    <w:basedOn w:val="VerbatimChar"/>
    <w:rPr>
      <w:rFonts w:ascii="Consolas" w:hAnsi="Consolas"/>
      <w:b/>
      <w:i/>
      <w:color w:val="A40000"/>
      <w:sz w:val="22"/>
      <w:u w:val="none"/>
      <w:bdr w:val="none" w:sz="0" w:space="0" w:color="auto"/>
      <w:shd w:val="clear" w:color="auto" w:fill="F8F8F8"/>
    </w:rPr>
  </w:style>
  <w:style w:type="character" w:customStyle="1" w:styleId="NormalTok">
    <w:name w:val="NormalTok"/>
    <w:basedOn w:val="VerbatimChar"/>
    <w:rPr>
      <w:rFonts w:ascii="Consolas" w:hAnsi="Consolas"/>
      <w:i/>
      <w:color w:val="C00000"/>
      <w:sz w:val="22"/>
      <w:u w:val="none"/>
      <w:bdr w:val="none" w:sz="0" w:space="0" w:color="auto"/>
      <w:shd w:val="clear" w:color="auto" w:fill="F8F8F8"/>
    </w:rPr>
  </w:style>
  <w:style w:type="paragraph" w:styleId="BodyText2">
    <w:name w:val="Body Text 2"/>
    <w:basedOn w:val="Normal"/>
    <w:link w:val="BodyText2Char"/>
    <w:rsid w:val="006C65B7"/>
    <w:pPr>
      <w:spacing w:after="120" w:line="480" w:lineRule="auto"/>
    </w:pPr>
  </w:style>
  <w:style w:type="character" w:customStyle="1" w:styleId="BodyText2Char">
    <w:name w:val="Body Text 2 Char"/>
    <w:basedOn w:val="DefaultParagraphFont"/>
    <w:link w:val="BodyText2"/>
    <w:rsid w:val="006C65B7"/>
    <w:rPr>
      <w:rFonts w:ascii="Times New Roman" w:hAnsi="Times New Roman"/>
    </w:rPr>
  </w:style>
  <w:style w:type="paragraph" w:styleId="BodyText3">
    <w:name w:val="Body Text 3"/>
    <w:basedOn w:val="Normal"/>
    <w:link w:val="BodyText3Char"/>
    <w:rsid w:val="006C65B7"/>
    <w:pPr>
      <w:spacing w:after="120"/>
    </w:pPr>
    <w:rPr>
      <w:sz w:val="16"/>
      <w:szCs w:val="16"/>
    </w:rPr>
  </w:style>
  <w:style w:type="character" w:customStyle="1" w:styleId="BodyText3Char">
    <w:name w:val="Body Text 3 Char"/>
    <w:basedOn w:val="DefaultParagraphFont"/>
    <w:link w:val="BodyText3"/>
    <w:rsid w:val="006C65B7"/>
    <w:rPr>
      <w:rFonts w:ascii="Times New Roman" w:hAnsi="Times New Roman"/>
      <w:sz w:val="16"/>
      <w:szCs w:val="16"/>
    </w:rPr>
  </w:style>
  <w:style w:type="paragraph" w:styleId="BodyTextIndent">
    <w:name w:val="Body Text Indent"/>
    <w:basedOn w:val="Normal"/>
    <w:link w:val="BodyTextIndentChar"/>
    <w:semiHidden/>
    <w:unhideWhenUsed/>
    <w:rsid w:val="006C65B7"/>
    <w:pPr>
      <w:spacing w:after="120"/>
      <w:ind w:left="283"/>
    </w:pPr>
  </w:style>
  <w:style w:type="character" w:customStyle="1" w:styleId="BodyTextIndentChar">
    <w:name w:val="Body Text Indent Char"/>
    <w:basedOn w:val="DefaultParagraphFont"/>
    <w:link w:val="BodyTextIndent"/>
    <w:semiHidden/>
    <w:rsid w:val="006C65B7"/>
    <w:rPr>
      <w:rFonts w:ascii="Times New Roman" w:hAnsi="Times New Roman"/>
    </w:rPr>
  </w:style>
  <w:style w:type="paragraph" w:styleId="BodyTextIndent2">
    <w:name w:val="Body Text Indent 2"/>
    <w:basedOn w:val="Normal"/>
    <w:link w:val="BodyTextIndent2Char"/>
    <w:semiHidden/>
    <w:unhideWhenUsed/>
    <w:rsid w:val="006C65B7"/>
    <w:pPr>
      <w:spacing w:after="120" w:line="480" w:lineRule="auto"/>
      <w:ind w:left="283"/>
    </w:pPr>
  </w:style>
  <w:style w:type="character" w:customStyle="1" w:styleId="BodyTextIndent2Char">
    <w:name w:val="Body Text Indent 2 Char"/>
    <w:basedOn w:val="DefaultParagraphFont"/>
    <w:link w:val="BodyTextIndent2"/>
    <w:semiHidden/>
    <w:rsid w:val="006C65B7"/>
    <w:rPr>
      <w:rFonts w:ascii="Times New Roman" w:hAnsi="Times New Roman"/>
    </w:rPr>
  </w:style>
  <w:style w:type="paragraph" w:styleId="BodyTextIndent3">
    <w:name w:val="Body Text Indent 3"/>
    <w:basedOn w:val="Normal"/>
    <w:link w:val="BodyTextIndent3Char"/>
    <w:semiHidden/>
    <w:unhideWhenUsed/>
    <w:rsid w:val="006C65B7"/>
    <w:pPr>
      <w:spacing w:after="120"/>
      <w:ind w:left="283"/>
    </w:pPr>
    <w:rPr>
      <w:sz w:val="16"/>
      <w:szCs w:val="16"/>
    </w:rPr>
  </w:style>
  <w:style w:type="character" w:customStyle="1" w:styleId="BodyTextIndent3Char">
    <w:name w:val="Body Text Indent 3 Char"/>
    <w:basedOn w:val="DefaultParagraphFont"/>
    <w:link w:val="BodyTextIndent3"/>
    <w:semiHidden/>
    <w:rsid w:val="006C65B7"/>
    <w:rPr>
      <w:rFonts w:ascii="Times New Roman" w:hAnsi="Times New Roman"/>
      <w:sz w:val="16"/>
      <w:szCs w:val="16"/>
    </w:rPr>
  </w:style>
  <w:style w:type="character" w:styleId="CommentReference">
    <w:name w:val="annotation reference"/>
    <w:basedOn w:val="DefaultParagraphFont"/>
    <w:semiHidden/>
    <w:unhideWhenUsed/>
    <w:rsid w:val="00725148"/>
    <w:rPr>
      <w:sz w:val="16"/>
      <w:szCs w:val="16"/>
    </w:rPr>
  </w:style>
  <w:style w:type="paragraph" w:styleId="CommentText">
    <w:name w:val="annotation text"/>
    <w:basedOn w:val="Normal"/>
    <w:link w:val="CommentTextChar"/>
    <w:semiHidden/>
    <w:unhideWhenUsed/>
    <w:rsid w:val="00725148"/>
    <w:rPr>
      <w:sz w:val="20"/>
      <w:szCs w:val="20"/>
    </w:rPr>
  </w:style>
  <w:style w:type="character" w:customStyle="1" w:styleId="CommentTextChar">
    <w:name w:val="Comment Text Char"/>
    <w:basedOn w:val="DefaultParagraphFont"/>
    <w:link w:val="CommentText"/>
    <w:semiHidden/>
    <w:rsid w:val="00725148"/>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725148"/>
    <w:rPr>
      <w:b/>
      <w:bCs/>
    </w:rPr>
  </w:style>
  <w:style w:type="character" w:customStyle="1" w:styleId="CommentSubjectChar">
    <w:name w:val="Comment Subject Char"/>
    <w:basedOn w:val="CommentTextChar"/>
    <w:link w:val="CommentSubject"/>
    <w:semiHidden/>
    <w:rsid w:val="00725148"/>
    <w:rPr>
      <w:rFonts w:ascii="Times New Roman" w:hAnsi="Times New Roman"/>
      <w:b/>
      <w:bCs/>
      <w:sz w:val="20"/>
      <w:szCs w:val="20"/>
    </w:rPr>
  </w:style>
  <w:style w:type="paragraph" w:styleId="Revision">
    <w:name w:val="Revision"/>
    <w:hidden/>
    <w:semiHidden/>
    <w:rsid w:val="00A85A49"/>
    <w:pPr>
      <w:spacing w:after="0"/>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png"/><Relationship Id="rId26" Type="http://schemas.openxmlformats.org/officeDocument/2006/relationships/hyperlink" Target="https://doi.org/10.1016/s1473-3099(19)30649-8" TargetMode="External"/><Relationship Id="rId39" Type="http://schemas.openxmlformats.org/officeDocument/2006/relationships/hyperlink" Target="https://doi.org/10.2307/2533043" TargetMode="External"/><Relationship Id="rId21" Type="http://schemas.openxmlformats.org/officeDocument/2006/relationships/hyperlink" Target="https://doi.org/10.1080/01621459.1993.10476321" TargetMode="External"/><Relationship Id="rId34" Type="http://schemas.openxmlformats.org/officeDocument/2006/relationships/hyperlink" Target="https://doi.org/10.1177/1740774517711442" TargetMode="External"/><Relationship Id="rId42" Type="http://schemas.openxmlformats.org/officeDocument/2006/relationships/hyperlink" Target="https://mc-stan.org/" TargetMode="External"/><Relationship Id="rId47" Type="http://schemas.openxmlformats.org/officeDocument/2006/relationships/hyperlink" Target="https://doi.org/10.1128/jcm.42.1.378-379.2004" TargetMode="External"/><Relationship Id="rId50" Type="http://schemas.openxmlformats.org/officeDocument/2006/relationships/hyperlink" Target="https://doi.org/10.1007/s11222-016-9696-4" TargetMode="External"/><Relationship Id="rId55"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1111/1467-9876.00131" TargetMode="External"/><Relationship Id="rId11" Type="http://schemas.openxmlformats.org/officeDocument/2006/relationships/hyperlink" Target="mailto:trinhdhk@oucru.org" TargetMode="External"/><Relationship Id="rId24" Type="http://schemas.openxmlformats.org/officeDocument/2006/relationships/hyperlink" Target="https://doi.org/10.1042/bsr20191312" TargetMode="External"/><Relationship Id="rId32" Type="http://schemas.openxmlformats.org/officeDocument/2006/relationships/hyperlink" Target="https://doi.org/10.1016/j.tvjl.2018.04.019" TargetMode="External"/><Relationship Id="rId37" Type="http://schemas.openxmlformats.org/officeDocument/2006/relationships/hyperlink" Target="https://doi.org/10.1128/jcm.01834-13" TargetMode="External"/><Relationship Id="rId40" Type="http://schemas.openxmlformats.org/officeDocument/2006/relationships/hyperlink" Target="https://www.R-project.org/" TargetMode="External"/><Relationship Id="rId45" Type="http://schemas.openxmlformats.org/officeDocument/2006/relationships/hyperlink" Target="https://doi.org/10.1136/thoraxjnl-2018-211715" TargetMode="External"/><Relationship Id="rId53" Type="http://schemas.openxmlformats.org/officeDocument/2006/relationships/fontTable" Target="fontTable.xml"/><Relationship Id="rId5" Type="http://schemas.openxmlformats.org/officeDocument/2006/relationships/footnotes" Target="footnotes.xml"/><Relationship Id="rId10" Type="http://schemas.microsoft.com/office/2018/08/relationships/commentsExtensible" Target="commentsExtensible.xml"/><Relationship Id="rId19" Type="http://schemas.openxmlformats.org/officeDocument/2006/relationships/image" Target="media/image7.png"/><Relationship Id="rId31" Type="http://schemas.openxmlformats.org/officeDocument/2006/relationships/hyperlink" Target="https://doi.org/10.1016/j.jinf.2018.09.003" TargetMode="External"/><Relationship Id="rId44" Type="http://schemas.openxmlformats.org/officeDocument/2006/relationships/hyperlink" Target="https://github.com/stan-dev/stan/wiki/Prior-Choice-Recommendations" TargetMode="External"/><Relationship Id="rId52" Type="http://schemas.openxmlformats.org/officeDocument/2006/relationships/hyperlink" Target="https://CRAN.R-project.org/package=ggvenn"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hyperlink" Target="https://doi.org/10.1016/j.csda.2018.10.014" TargetMode="External"/><Relationship Id="rId27" Type="http://schemas.openxmlformats.org/officeDocument/2006/relationships/hyperlink" Target="https://doi.org/10.1111/rssa.12378" TargetMode="External"/><Relationship Id="rId30" Type="http://schemas.openxmlformats.org/officeDocument/2006/relationships/hyperlink" Target="https://CRAN.R-project.org/package=rms" TargetMode="External"/><Relationship Id="rId35" Type="http://schemas.openxmlformats.org/officeDocument/2006/relationships/hyperlink" Target="https://doi.org/10.1177/000992288602501008" TargetMode="External"/><Relationship Id="rId43" Type="http://schemas.openxmlformats.org/officeDocument/2006/relationships/hyperlink" Target="https://mc-stan.org/" TargetMode="External"/><Relationship Id="rId48" Type="http://schemas.openxmlformats.org/officeDocument/2006/relationships/hyperlink" Target="https://doi.org/10.1016/j.prevetmed.2005.01.006" TargetMode="External"/><Relationship Id="rId8" Type="http://schemas.microsoft.com/office/2011/relationships/commentsExtended" Target="commentsExtended.xml"/><Relationship Id="rId51" Type="http://schemas.openxmlformats.org/officeDocument/2006/relationships/hyperlink" Target="https://doi.org/10.1177/1740774507077849" TargetMode="External"/><Relationship Id="rId3" Type="http://schemas.openxmlformats.org/officeDocument/2006/relationships/settings" Target="settings.xml"/><Relationship Id="rId12" Type="http://schemas.openxmlformats.org/officeDocument/2006/relationships/hyperlink" Target="mailto:trinhdhk@oucru.org" TargetMode="External"/><Relationship Id="rId17" Type="http://schemas.openxmlformats.org/officeDocument/2006/relationships/image" Target="media/image5.png"/><Relationship Id="rId25" Type="http://schemas.openxmlformats.org/officeDocument/2006/relationships/hyperlink" Target="https://CRAN.R-project.org/package=classifierplots" TargetMode="External"/><Relationship Id="rId33" Type="http://schemas.openxmlformats.org/officeDocument/2006/relationships/hyperlink" Target="https://doi.org/10.1016/s1473-3099(10)70138-9" TargetMode="External"/><Relationship Id="rId38" Type="http://schemas.openxmlformats.org/officeDocument/2006/relationships/hyperlink" Target="https://doi.org/10.1016/j.jpeds.2011.02.038" TargetMode="External"/><Relationship Id="rId46" Type="http://schemas.openxmlformats.org/officeDocument/2006/relationships/hyperlink" Target="https://doi.org/10.1016/s0140-6736(02)11318-3" TargetMode="External"/><Relationship Id="rId20" Type="http://schemas.openxmlformats.org/officeDocument/2006/relationships/hyperlink" Target="https://doi.org/10.3390/ijerph16162912" TargetMode="External"/><Relationship Id="rId41" Type="http://schemas.openxmlformats.org/officeDocument/2006/relationships/hyperlink" Target="https://doi.org/10.1093/aje/kww094" TargetMode="External"/><Relationship Id="rId54"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CRAN.R-project.org/package=R6" TargetMode="External"/><Relationship Id="rId28" Type="http://schemas.openxmlformats.org/officeDocument/2006/relationships/hyperlink" Target="https://doi.org/10.1097/inf.0b013e31817e519b" TargetMode="External"/><Relationship Id="rId36" Type="http://schemas.openxmlformats.org/officeDocument/2006/relationships/hyperlink" Target="https://doi.org/10.1002/sim.3317" TargetMode="External"/><Relationship Id="rId49" Type="http://schemas.openxmlformats.org/officeDocument/2006/relationships/hyperlink" Target="https://doi.org/10.1016/j.jmp.2018.1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477</TotalTime>
  <Pages>28</Pages>
  <Words>7513</Words>
  <Characters>42826</Characters>
  <Application>Microsoft Office Word</Application>
  <DocSecurity>0</DocSecurity>
  <Lines>356</Lines>
  <Paragraphs>100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In search of a novel scoring system for Tuberculous Meningitis Diagnosis: a Bayesian Latent Class Analysis Approach</vt:lpstr>
      <vt:lpstr>Title</vt:lpstr>
    </vt:vector>
  </TitlesOfParts>
  <Company/>
  <LinksUpToDate>false</LinksUpToDate>
  <CharactersWithSpaces>50239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 search of a novel scoring system for Tuberculous Meningitis Diagnosis: a Bayesian Latent Class Analysis Approach</dc:title>
  <dc:creator>Trinh Dong Huu Khanh1,4,✉, Joseph Donovan3, Guy Thwaites1,2, and Ronald Geskus1,2</dc:creator>
  <cp:keywords/>
  <cp:lastModifiedBy>Ronald Geskus</cp:lastModifiedBy>
  <cp:revision>49</cp:revision>
  <dcterms:created xsi:type="dcterms:W3CDTF">2021-11-01T09:38:00Z</dcterms:created>
  <dcterms:modified xsi:type="dcterms:W3CDTF">2021-12-02T05:02:00Z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